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5927EE7"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538D" w:rsidRPr="00AE538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538D" w:rsidRPr="00AE538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E9761A"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538D" w:rsidRPr="00AE538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D364E0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538D" w:rsidRPr="00AE538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538D" w:rsidRPr="00AE538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64DEC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538D" w:rsidRPr="00AE538D">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538D" w:rsidRPr="00AE538D">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538D" w:rsidRPr="00AE538D">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538D" w:rsidRPr="00AE538D">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6C5C45D8"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538D" w:rsidRPr="00AE538D">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538D" w:rsidRPr="00AE538D">
            <w:rPr>
              <w:color w:val="000000"/>
              <w:highlight w:val="green"/>
            </w:rPr>
            <w:t>[11]</w:t>
          </w:r>
        </w:sdtContent>
      </w:sdt>
      <w:r w:rsidR="00431B78" w:rsidRPr="00D7426C">
        <w:rPr>
          <w:color w:val="000000"/>
          <w:highlight w:val="green"/>
        </w:rPr>
        <w:t>.</w:t>
      </w:r>
    </w:p>
    <w:p w14:paraId="4AC68E92" w14:textId="6C7E6A6F"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E538D" w:rsidRPr="00AE538D">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69CEAB6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538D" w:rsidRPr="00AE538D">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B11E03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538D" w:rsidRPr="00AE538D">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538D" w:rsidRPr="00AE538D">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7C26A6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E538D" w:rsidRPr="00AE538D">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538D" w:rsidRPr="00AE538D">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64F7BB41"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538D" w:rsidRPr="00AE538D">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538D" w:rsidRPr="00AE538D">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1073688F"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538D" w:rsidRPr="00AE538D">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538D" w:rsidRPr="00AE538D">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45F973F8"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538D" w:rsidRPr="00AE538D">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538D" w:rsidRPr="00AE538D">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538D" w:rsidRPr="00AE538D">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79AB1EE"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538D" w:rsidRPr="00AE538D">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538D" w:rsidRPr="00AE538D">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538D" w:rsidRPr="00AE538D">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0DAE2D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538D" w:rsidRPr="00AE538D">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16BD2FE3"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538D" w:rsidRPr="00AE538D">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538D" w:rsidRPr="00AE538D">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538D" w:rsidRPr="00AE538D">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E538D" w:rsidRPr="00AE538D">
            <w:rPr>
              <w:rFonts w:cstheme="minorHAnsi"/>
              <w:color w:val="000000"/>
              <w:highlight w:val="green"/>
            </w:rPr>
            <w:t>[34]</w:t>
          </w:r>
        </w:sdtContent>
      </w:sdt>
      <w:r w:rsidR="0036057F" w:rsidRPr="00D7426C">
        <w:rPr>
          <w:rFonts w:cstheme="minorHAnsi"/>
          <w:color w:val="000000"/>
          <w:highlight w:val="green"/>
        </w:rPr>
        <w:t>.</w:t>
      </w:r>
    </w:p>
    <w:p w14:paraId="29449222" w14:textId="1DCF345E"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538D" w:rsidRPr="00AE538D">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538D" w:rsidRPr="00AE538D">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538D" w:rsidRPr="00AE538D">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1636E86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538D" w:rsidRPr="00AE538D">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538D" w:rsidRPr="00AE538D">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61A59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538D" w:rsidRPr="00AE538D">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538D" w:rsidRPr="00AE538D">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E538D" w:rsidRPr="00AE538D">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0F2F4B0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538D" w:rsidRPr="00AE538D">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C47D39B"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538D" w:rsidRPr="00AE538D">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538D" w:rsidRPr="00AE538D">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0B61FC1F"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538D" w:rsidRPr="00AE538D">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60092BCF"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538D" w:rsidRPr="00AE538D">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538D" w:rsidRPr="00AE538D">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B25067" w:rsidRDefault="004F797D" w:rsidP="004F797D">
      <w:pPr>
        <w:ind w:left="1416" w:firstLine="708"/>
        <w:jc w:val="both"/>
        <w:rPr>
          <w:rFonts w:cstheme="minorHAnsi"/>
          <w:highlight w:val="green"/>
          <w:rPrChange w:id="29" w:author="Martin Novák" w:date="2023-03-17T12:37:00Z">
            <w:rPr>
              <w:rFonts w:cstheme="minorHAnsi"/>
            </w:rPr>
          </w:rPrChange>
        </w:rPr>
      </w:pPr>
      <w:r w:rsidRPr="00B25067">
        <w:rPr>
          <w:rFonts w:cstheme="minorHAnsi"/>
          <w:highlight w:val="green"/>
          <w:rPrChange w:id="30" w:author="Martin Novák" w:date="2023-03-17T12:37:00Z">
            <w:rPr>
              <w:rFonts w:cstheme="minorHAnsi"/>
            </w:rPr>
          </w:rPrChange>
        </w:rPr>
        <w:t>Jelikož Jav</w:t>
      </w:r>
      <w:r w:rsidR="00686600" w:rsidRPr="00B25067">
        <w:rPr>
          <w:rFonts w:cstheme="minorHAnsi"/>
          <w:highlight w:val="green"/>
          <w:rPrChange w:id="31" w:author="Martin Novák" w:date="2023-03-17T12:37:00Z">
            <w:rPr>
              <w:rFonts w:cstheme="minorHAnsi"/>
            </w:rPr>
          </w:rPrChange>
        </w:rPr>
        <w:t>a</w:t>
      </w:r>
      <w:r w:rsidRPr="00B25067">
        <w:rPr>
          <w:rFonts w:cstheme="minorHAnsi"/>
          <w:highlight w:val="green"/>
          <w:rPrChange w:id="32" w:author="Martin Novák" w:date="2023-03-17T12:37:00Z">
            <w:rPr>
              <w:rFonts w:cstheme="minorHAnsi"/>
            </w:rPr>
          </w:rPrChange>
        </w:rPr>
        <w:t xml:space="preserve"> není podporována žádným z hlavních engynů, tak je pro univerzální knihovnu nevhodná</w:t>
      </w:r>
      <w:r w:rsidR="00C2313B" w:rsidRPr="00B25067">
        <w:rPr>
          <w:rFonts w:cstheme="minorHAnsi"/>
          <w:highlight w:val="green"/>
          <w:rPrChange w:id="33" w:author="Martin Novák" w:date="2023-03-17T12:37:00Z">
            <w:rPr>
              <w:rFonts w:cstheme="minorHAnsi"/>
            </w:rPr>
          </w:rPrChange>
        </w:rPr>
        <w:t>.</w:t>
      </w:r>
      <w:r w:rsidRPr="00B25067">
        <w:rPr>
          <w:rFonts w:cstheme="minorHAnsi"/>
          <w:highlight w:val="green"/>
          <w:rPrChange w:id="34" w:author="Martin Novák" w:date="2023-03-17T12:37:00Z">
            <w:rPr>
              <w:rFonts w:cstheme="minorHAnsi"/>
            </w:rPr>
          </w:rPrChange>
        </w:rPr>
        <w:t xml:space="preserve"> </w:t>
      </w:r>
    </w:p>
    <w:p w14:paraId="372CF85C" w14:textId="3B8D512F" w:rsidR="0022610B" w:rsidRDefault="0022610B" w:rsidP="00E5179E">
      <w:pPr>
        <w:ind w:left="1416" w:firstLine="708"/>
        <w:jc w:val="both"/>
        <w:rPr>
          <w:rFonts w:cstheme="minorHAnsi"/>
        </w:rPr>
      </w:pPr>
      <w:r w:rsidRPr="00B25067">
        <w:rPr>
          <w:rFonts w:cstheme="minorHAnsi"/>
          <w:highlight w:val="green"/>
          <w:rPrChange w:id="35" w:author="Martin Novák" w:date="2023-03-17T12:37:00Z">
            <w:rPr>
              <w:rFonts w:cstheme="minorHAnsi"/>
            </w:rPr>
          </w:rPrChange>
        </w:rPr>
        <w:t xml:space="preserve">Kvůli kompilaci </w:t>
      </w:r>
      <w:r w:rsidR="00385C2A" w:rsidRPr="00B25067">
        <w:rPr>
          <w:rFonts w:cstheme="minorHAnsi"/>
          <w:highlight w:val="green"/>
          <w:rPrChange w:id="36" w:author="Martin Novák" w:date="2023-03-17T12:37:00Z">
            <w:rPr>
              <w:rFonts w:cstheme="minorHAnsi"/>
            </w:rPr>
          </w:rPrChange>
        </w:rPr>
        <w:t>do</w:t>
      </w:r>
      <w:r w:rsidRPr="00B25067">
        <w:rPr>
          <w:rFonts w:cstheme="minorHAnsi"/>
          <w:highlight w:val="green"/>
          <w:rPrChange w:id="37" w:author="Martin Novák" w:date="2023-03-17T12:37:00Z">
            <w:rPr>
              <w:rFonts w:cstheme="minorHAnsi"/>
            </w:rPr>
          </w:rPrChange>
        </w:rPr>
        <w:t xml:space="preserve"> MSIL, </w:t>
      </w:r>
      <w:r w:rsidR="00FB0E03" w:rsidRPr="00B25067">
        <w:rPr>
          <w:rFonts w:cstheme="minorHAnsi"/>
          <w:highlight w:val="green"/>
          <w:rPrChange w:id="38" w:author="Martin Novák" w:date="2023-03-17T12:37:00Z">
            <w:rPr>
              <w:rFonts w:cstheme="minorHAnsi"/>
            </w:rPr>
          </w:rPrChange>
        </w:rPr>
        <w:t>který</w:t>
      </w:r>
      <w:r w:rsidRPr="00B25067">
        <w:rPr>
          <w:rFonts w:cstheme="minorHAnsi"/>
          <w:highlight w:val="green"/>
          <w:rPrChange w:id="39" w:author="Martin Novák" w:date="2023-03-17T12:37:00Z">
            <w:rPr>
              <w:rFonts w:cstheme="minorHAnsi"/>
            </w:rPr>
          </w:rPrChange>
        </w:rPr>
        <w:t xml:space="preserve"> umožňuje </w:t>
      </w:r>
      <w:r w:rsidR="00385C2A" w:rsidRPr="00B25067">
        <w:rPr>
          <w:rFonts w:cstheme="minorHAnsi"/>
          <w:highlight w:val="green"/>
          <w:rPrChange w:id="40" w:author="Martin Novák" w:date="2023-03-17T12:37:00Z">
            <w:rPr>
              <w:rFonts w:cstheme="minorHAnsi"/>
            </w:rPr>
          </w:rPrChange>
        </w:rPr>
        <w:t>sestavit program z kódů napsaných ve více jazycích, byl jako jazyk</w:t>
      </w:r>
      <w:r w:rsidR="00D635C9" w:rsidRPr="00B25067">
        <w:rPr>
          <w:rFonts w:cstheme="minorHAnsi"/>
          <w:highlight w:val="green"/>
          <w:rPrChange w:id="41" w:author="Martin Novák" w:date="2023-03-17T12:37:00Z">
            <w:rPr>
              <w:rFonts w:cstheme="minorHAnsi"/>
            </w:rPr>
          </w:rPrChange>
        </w:rPr>
        <w:t>,</w:t>
      </w:r>
      <w:r w:rsidR="00385C2A" w:rsidRPr="00B25067">
        <w:rPr>
          <w:rFonts w:cstheme="minorHAnsi"/>
          <w:highlight w:val="green"/>
          <w:rPrChange w:id="42" w:author="Martin Novák" w:date="2023-03-17T12:37:00Z">
            <w:rPr>
              <w:rFonts w:cstheme="minorHAnsi"/>
            </w:rPr>
          </w:rPrChange>
        </w:rPr>
        <w:t xml:space="preserve"> pro </w:t>
      </w:r>
      <w:r w:rsidR="00D635C9" w:rsidRPr="00B25067">
        <w:rPr>
          <w:rFonts w:cstheme="minorHAnsi"/>
          <w:highlight w:val="green"/>
          <w:rPrChange w:id="43" w:author="Martin Novák" w:date="2023-03-17T12:37:00Z">
            <w:rPr>
              <w:rFonts w:cstheme="minorHAnsi"/>
            </w:rPr>
          </w:rPrChange>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44"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8DD4B6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538D" w:rsidRPr="00AE538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AFCE90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538D" w:rsidRPr="00AE538D">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56E21CA"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538D" w:rsidRPr="00AE538D">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45" w:name="_Ref71064704"/>
      <w:bookmarkEnd w:id="4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45"/>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46"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47" w:name="_Toc129100417"/>
      <w:r w:rsidRPr="00621687">
        <w:rPr>
          <w:rStyle w:val="Nadpis1Char"/>
          <w:rFonts w:asciiTheme="minorHAnsi" w:hAnsiTheme="minorHAnsi" w:cstheme="minorHAnsi"/>
        </w:rPr>
        <w:t>4. Výběr herních žánrů vhodných pro implementaci</w:t>
      </w:r>
      <w:bookmarkEnd w:id="47"/>
    </w:p>
    <w:bookmarkEnd w:id="46"/>
    <w:p w14:paraId="4DD86002" w14:textId="1EFE0900" w:rsidR="00F67031" w:rsidRPr="00F7533D" w:rsidRDefault="00F67031" w:rsidP="00A63640">
      <w:pPr>
        <w:ind w:firstLine="708"/>
        <w:jc w:val="both"/>
        <w:rPr>
          <w:rFonts w:cstheme="minorHAnsi"/>
        </w:rPr>
      </w:pPr>
      <w:r w:rsidRPr="00972CEB">
        <w:rPr>
          <w:rFonts w:cstheme="minorHAnsi"/>
          <w:highlight w:val="green"/>
          <w:rPrChange w:id="48"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972CEB">
        <w:rPr>
          <w:rFonts w:cstheme="minorHAnsi"/>
          <w:highlight w:val="green"/>
          <w:rPrChange w:id="49" w:author="Martin Novák" w:date="2023-03-17T12:40:00Z">
            <w:rPr>
              <w:rFonts w:cstheme="minorHAnsi"/>
            </w:rPr>
          </w:rPrChange>
        </w:rPr>
        <w:fldChar w:fldCharType="begin"/>
      </w:r>
      <w:r w:rsidRPr="00972CEB">
        <w:rPr>
          <w:rFonts w:cstheme="minorHAnsi"/>
          <w:highlight w:val="green"/>
          <w:rPrChange w:id="50" w:author="Martin Novák" w:date="2023-03-17T12:40:00Z">
            <w:rPr>
              <w:rFonts w:cstheme="minorHAnsi"/>
            </w:rPr>
          </w:rPrChange>
        </w:rPr>
        <w:instrText xml:space="preserve"> REF _Ref80703811 \h  \* MERGEFORMAT </w:instrText>
      </w:r>
      <w:r w:rsidRPr="00972CEB">
        <w:rPr>
          <w:rFonts w:cstheme="minorHAnsi"/>
          <w:highlight w:val="green"/>
          <w:rPrChange w:id="51" w:author="Martin Novák" w:date="2023-03-17T12:40:00Z">
            <w:rPr>
              <w:rFonts w:cstheme="minorHAnsi"/>
            </w:rPr>
          </w:rPrChange>
        </w:rPr>
      </w:r>
      <w:r w:rsidRPr="00972CEB">
        <w:rPr>
          <w:rFonts w:cstheme="minorHAnsi"/>
          <w:highlight w:val="green"/>
          <w:rPrChange w:id="52" w:author="Martin Novák" w:date="2023-03-17T12:40:00Z">
            <w:rPr>
              <w:rFonts w:cstheme="minorHAnsi"/>
            </w:rPr>
          </w:rPrChange>
        </w:rPr>
        <w:fldChar w:fldCharType="separate"/>
      </w:r>
      <w:r w:rsidR="00E3778F" w:rsidRPr="00972CEB">
        <w:rPr>
          <w:highlight w:val="green"/>
          <w:rPrChange w:id="53" w:author="Martin Novák" w:date="2023-03-17T12:40:00Z">
            <w:rPr/>
          </w:rPrChange>
        </w:rPr>
        <w:t xml:space="preserve">Tab. </w:t>
      </w:r>
      <w:r w:rsidR="00E3778F" w:rsidRPr="00972CEB">
        <w:rPr>
          <w:noProof/>
          <w:highlight w:val="green"/>
          <w:rPrChange w:id="54" w:author="Martin Novák" w:date="2023-03-17T12:40:00Z">
            <w:rPr>
              <w:noProof/>
            </w:rPr>
          </w:rPrChange>
        </w:rPr>
        <w:t>2</w:t>
      </w:r>
      <w:r w:rsidRPr="00972CEB">
        <w:rPr>
          <w:rFonts w:cstheme="minorHAnsi"/>
          <w:highlight w:val="green"/>
          <w:rPrChange w:id="55" w:author="Martin Novák" w:date="2023-03-17T12:40:00Z">
            <w:rPr>
              <w:rFonts w:cstheme="minorHAnsi"/>
            </w:rPr>
          </w:rPrChange>
        </w:rPr>
        <w:fldChar w:fldCharType="end"/>
      </w:r>
      <w:r w:rsidRPr="00972CEB">
        <w:rPr>
          <w:rFonts w:cstheme="minorHAnsi"/>
          <w:highlight w:val="green"/>
          <w:rPrChange w:id="56" w:author="Martin Novák" w:date="2023-03-17T12:40:00Z">
            <w:rPr>
              <w:rFonts w:cstheme="minorHAnsi"/>
            </w:rPr>
          </w:rPrChange>
        </w:rPr>
        <w:t xml:space="preserve">). </w:t>
      </w:r>
      <w:sdt>
        <w:sdtPr>
          <w:rPr>
            <w:rFonts w:cstheme="minorHAnsi"/>
            <w:color w:val="000000"/>
            <w:highlight w:val="green"/>
            <w:rPrChange w:id="57" w:author="Martin Novák" w:date="2023-03-17T15:51:00Z">
              <w:rPr>
                <w:rFonts w:cstheme="minorHAnsi"/>
                <w:color w:val="000000"/>
              </w:rPr>
            </w:rPrChange>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Change w:id="58" w:author="Martin Novák" w:date="2023-03-17T15:51:00Z">
              <w:rPr/>
            </w:rPrChange>
          </w:rPr>
        </w:sdtEndPr>
        <w:sdtContent>
          <w:ins w:id="59" w:author="Martin Novák" w:date="2023-03-17T15:51:00Z">
            <w:r w:rsidR="00AE538D" w:rsidRPr="00AE538D">
              <w:rPr>
                <w:color w:val="000000"/>
                <w:highlight w:val="green"/>
              </w:rPr>
              <w:t>[53]</w:t>
            </w:r>
          </w:ins>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1009049" w:rsidR="00F67031" w:rsidRPr="001B0812" w:rsidRDefault="00F67031" w:rsidP="00A9403B">
      <w:pPr>
        <w:pStyle w:val="Titulek"/>
        <w:rPr>
          <w:rFonts w:cstheme="minorHAnsi"/>
          <w:color w:val="00B050"/>
        </w:rPr>
      </w:pPr>
      <w:bookmarkStart w:id="60" w:name="_Ref80703811"/>
      <w:r w:rsidRPr="00972CEB">
        <w:rPr>
          <w:highlight w:val="green"/>
          <w:rPrChange w:id="61" w:author="Martin Novák" w:date="2023-03-17T12:42:00Z">
            <w:rPr/>
          </w:rPrChange>
        </w:rPr>
        <w:t xml:space="preserve">Tab. </w:t>
      </w:r>
      <w:r w:rsidR="00000000" w:rsidRPr="00972CEB">
        <w:rPr>
          <w:highlight w:val="green"/>
          <w:rPrChange w:id="62" w:author="Martin Novák" w:date="2023-03-17T12:42:00Z">
            <w:rPr/>
          </w:rPrChange>
        </w:rPr>
        <w:fldChar w:fldCharType="begin"/>
      </w:r>
      <w:r w:rsidR="00000000" w:rsidRPr="00972CEB">
        <w:rPr>
          <w:highlight w:val="green"/>
          <w:rPrChange w:id="63" w:author="Martin Novák" w:date="2023-03-17T12:42:00Z">
            <w:rPr/>
          </w:rPrChange>
        </w:rPr>
        <w:instrText xml:space="preserve"> SEQ Tabulka \* ARABIC </w:instrText>
      </w:r>
      <w:r w:rsidR="00000000" w:rsidRPr="00972CEB">
        <w:rPr>
          <w:highlight w:val="green"/>
          <w:rPrChange w:id="64" w:author="Martin Novák" w:date="2023-03-17T12:42:00Z">
            <w:rPr/>
          </w:rPrChange>
        </w:rPr>
        <w:fldChar w:fldCharType="separate"/>
      </w:r>
      <w:r w:rsidR="00E3778F" w:rsidRPr="00972CEB">
        <w:rPr>
          <w:noProof/>
          <w:highlight w:val="green"/>
          <w:rPrChange w:id="65" w:author="Martin Novák" w:date="2023-03-17T12:42:00Z">
            <w:rPr>
              <w:noProof/>
            </w:rPr>
          </w:rPrChange>
        </w:rPr>
        <w:t>2</w:t>
      </w:r>
      <w:r w:rsidR="00000000" w:rsidRPr="00972CEB">
        <w:rPr>
          <w:noProof/>
          <w:highlight w:val="green"/>
          <w:rPrChange w:id="66" w:author="Martin Novák" w:date="2023-03-17T12:42:00Z">
            <w:rPr>
              <w:noProof/>
            </w:rPr>
          </w:rPrChange>
        </w:rPr>
        <w:fldChar w:fldCharType="end"/>
      </w:r>
      <w:bookmarkEnd w:id="60"/>
      <w:r w:rsidRPr="00972CEB">
        <w:rPr>
          <w:highlight w:val="green"/>
          <w:rPrChange w:id="67" w:author="Martin Novák" w:date="2023-03-17T12:42:00Z">
            <w:rPr/>
          </w:rPrChange>
        </w:rPr>
        <w:t xml:space="preserve"> </w:t>
      </w:r>
      <w:bookmarkStart w:id="68" w:name="_Hlk129949326"/>
      <w:r w:rsidRPr="00972CEB">
        <w:rPr>
          <w:highlight w:val="green"/>
          <w:rPrChange w:id="69" w:author="Martin Novák" w:date="2023-03-17T12:42:00Z">
            <w:rPr/>
          </w:rPrChange>
        </w:rPr>
        <w:t>odlišné značení her</w:t>
      </w:r>
      <w:sdt>
        <w:sdtPr>
          <w:rPr>
            <w:i w:val="0"/>
            <w:color w:val="000000"/>
            <w:highlight w:val="green"/>
            <w:rPrChange w:id="70" w:author="Martin Novák" w:date="2023-03-17T15:51: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71" w:author="Martin Novák" w:date="2023-03-17T15:51:00Z">
            <w:r w:rsidR="00AE538D" w:rsidRPr="00AE538D">
              <w:rPr>
                <w:i w:val="0"/>
                <w:color w:val="000000"/>
                <w:highlight w:val="green"/>
              </w:rPr>
              <w:t>[54–57]</w:t>
            </w:r>
          </w:ins>
        </w:sdtContent>
      </w:sdt>
      <w:sdt>
        <w:sdtPr>
          <w:rPr>
            <w:i w:val="0"/>
            <w:color w:val="000000"/>
            <w:highlight w:val="green"/>
            <w:rPrChange w:id="72" w:author="Martin Novák" w:date="2023-03-17T15:51: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73" w:author="Martin Novák" w:date="2023-03-17T15:51:00Z">
            <w:r w:rsidR="00AE538D" w:rsidRPr="00AE538D">
              <w:rPr>
                <w:i w:val="0"/>
                <w:color w:val="000000"/>
                <w:highlight w:val="green"/>
              </w:rPr>
              <w:t>[58, 59]</w:t>
            </w:r>
          </w:ins>
        </w:sdtContent>
      </w:sdt>
      <w:sdt>
        <w:sdtPr>
          <w:rPr>
            <w:i w:val="0"/>
            <w:color w:val="000000"/>
            <w:highlight w:val="green"/>
            <w:rPrChange w:id="74" w:author="Martin Novák" w:date="2023-03-17T15:51: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75" w:author="Martin Novák" w:date="2023-03-17T15:51:00Z">
            <w:r w:rsidR="00AE538D" w:rsidRPr="00AE538D">
              <w:rPr>
                <w:i w:val="0"/>
                <w:color w:val="000000"/>
                <w:highlight w:val="green"/>
              </w:rPr>
              <w:t>[60–63]</w:t>
            </w:r>
          </w:ins>
        </w:sdtContent>
      </w:sdt>
    </w:p>
    <w:bookmarkEnd w:id="68"/>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76" w:name="_Hlk76031890"/>
      <w:bookmarkStart w:id="77" w:name="_Toc129100418"/>
      <w:r w:rsidRPr="00621687">
        <w:rPr>
          <w:rStyle w:val="Nadpis2Char"/>
          <w:rFonts w:asciiTheme="minorHAnsi" w:hAnsiTheme="minorHAnsi" w:cstheme="minorHAnsi"/>
        </w:rPr>
        <w:t>4.1 RPG</w:t>
      </w:r>
      <w:bookmarkEnd w:id="76"/>
      <w:bookmarkEnd w:id="77"/>
    </w:p>
    <w:p w14:paraId="3C2FBA8B" w14:textId="3A71B3A4" w:rsidR="005A34DB" w:rsidRDefault="00F67031" w:rsidP="00810BE2">
      <w:pPr>
        <w:pStyle w:val="Odstavecseseznamem"/>
        <w:ind w:left="1416" w:firstLine="696"/>
        <w:jc w:val="both"/>
        <w:rPr>
          <w:ins w:id="78"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79" w:author="Martin Novák" w:date="2023-03-17T15:51:00Z">
            <w:r w:rsidR="00AE538D" w:rsidRPr="00AE538D">
              <w:rPr>
                <w:rFonts w:cstheme="minorHAnsi"/>
                <w:color w:val="000000"/>
                <w:highlight w:val="darkCyan"/>
                <w:shd w:val="clear" w:color="auto" w:fill="FFFFFF"/>
                <w:lang w:val="en-US"/>
              </w:rPr>
              <w:t>[64]</w:t>
            </w:r>
          </w:ins>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ins w:id="80" w:author="Martin Novák" w:date="2023-03-15T21:02:00Z">
        <w:r w:rsidR="00E907A4">
          <w:rPr>
            <w:rFonts w:cstheme="minorHAnsi"/>
            <w:color w:val="000000"/>
            <w:shd w:val="clear" w:color="auto" w:fill="FFFFFF"/>
          </w:rPr>
          <w:t>ají</w:t>
        </w:r>
      </w:ins>
      <w:del w:id="81"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ins w:id="82"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77C31B18" w:rsidR="00727EEB" w:rsidRDefault="00F67031" w:rsidP="00810BE2">
      <w:pPr>
        <w:pStyle w:val="Odstavecseseznamem"/>
        <w:ind w:left="1416" w:firstLine="696"/>
        <w:jc w:val="both"/>
        <w:rPr>
          <w:ins w:id="83"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84" w:author="Martin Novák" w:date="2023-03-17T15:51:00Z">
            <w:r w:rsidR="00AE538D" w:rsidRPr="00AE538D">
              <w:rPr>
                <w:rFonts w:cstheme="minorHAnsi"/>
                <w:color w:val="000000"/>
                <w:highlight w:val="darkCyan"/>
                <w:shd w:val="clear" w:color="auto" w:fill="FFFFFF"/>
                <w:lang w:val="en-US"/>
              </w:rPr>
              <w:t>[65]</w:t>
            </w:r>
          </w:ins>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0381688E" w:rsidR="00B61C33" w:rsidRDefault="00F67031" w:rsidP="00810BE2">
      <w:pPr>
        <w:pStyle w:val="Odstavecseseznamem"/>
        <w:ind w:left="1416" w:firstLine="696"/>
        <w:jc w:val="both"/>
        <w:rPr>
          <w:ins w:id="85"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86" w:author="Martin Novák" w:date="2023-03-17T15:51:00Z">
            <w:r w:rsidR="00AE538D" w:rsidRPr="00AE538D">
              <w:rPr>
                <w:rFonts w:cstheme="minorHAnsi"/>
                <w:color w:val="000000"/>
                <w:highlight w:val="darkCyan"/>
                <w:shd w:val="clear" w:color="auto" w:fill="FFFFFF"/>
                <w:lang w:val="en-US"/>
              </w:rPr>
              <w:t>[66]</w:t>
            </w:r>
          </w:ins>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87" w:author="Martin Novák" w:date="2023-03-17T15:51:00Z">
            <w:r w:rsidR="00AE538D" w:rsidRPr="00AE538D">
              <w:rPr>
                <w:rFonts w:cstheme="minorHAnsi"/>
                <w:color w:val="000000"/>
                <w:highlight w:val="darkCyan"/>
                <w:shd w:val="clear" w:color="auto" w:fill="FFFFFF"/>
                <w:lang w:val="en-US"/>
              </w:rPr>
              <w:t>[67]</w:t>
            </w:r>
          </w:ins>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88" w:author="Martin Novák" w:date="2023-03-17T15:51:00Z">
            <w:r w:rsidR="00AE538D" w:rsidRPr="00AE538D">
              <w:rPr>
                <w:rFonts w:cstheme="minorHAnsi"/>
                <w:color w:val="000000"/>
                <w:highlight w:val="darkCyan"/>
                <w:shd w:val="clear" w:color="auto" w:fill="FFFFFF"/>
                <w:lang w:val="en-US"/>
              </w:rPr>
              <w:t>[68]</w:t>
            </w:r>
          </w:ins>
        </w:sdtContent>
      </w:sdt>
      <w:r w:rsidRPr="00F7533D">
        <w:rPr>
          <w:rFonts w:cstheme="minorHAnsi"/>
          <w:shd w:val="clear" w:color="auto" w:fill="FFFFFF"/>
        </w:rPr>
        <w:t>).</w:t>
      </w:r>
    </w:p>
    <w:p w14:paraId="03382107" w14:textId="7FB501B4" w:rsidR="00117CB0" w:rsidRDefault="00F67031" w:rsidP="00810BE2">
      <w:pPr>
        <w:pStyle w:val="Odstavecseseznamem"/>
        <w:ind w:left="1416" w:firstLine="696"/>
        <w:jc w:val="both"/>
        <w:rPr>
          <w:ins w:id="89"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90" w:author="Martin Novák" w:date="2023-03-17T12:53:00Z">
        <w:r w:rsidR="00036F31">
          <w:rPr>
            <w:rFonts w:cstheme="minorHAnsi"/>
            <w:shd w:val="clear" w:color="auto" w:fill="FFFFFF"/>
          </w:rPr>
          <w:t>e současně</w:t>
        </w:r>
      </w:ins>
      <w:del w:id="91"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92"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93" w:author="Martin Novák" w:date="2023-03-15T21:05:00Z">
        <w:r w:rsidRPr="00F7533D" w:rsidDel="00D03187">
          <w:rPr>
            <w:rFonts w:cstheme="minorHAnsi"/>
            <w:shd w:val="clear" w:color="auto" w:fill="FFFFFF"/>
          </w:rPr>
          <w:delText> </w:delText>
        </w:r>
      </w:del>
      <w:ins w:id="94" w:author="Martin Novák" w:date="2023-03-15T21:05:00Z">
        <w:r w:rsidR="00D03187">
          <w:rPr>
            <w:rFonts w:cstheme="minorHAnsi"/>
            <w:shd w:val="clear" w:color="auto" w:fill="FFFFFF"/>
          </w:rPr>
          <w:t> </w:t>
        </w:r>
      </w:ins>
      <w:r w:rsidRPr="00F7533D">
        <w:rPr>
          <w:rFonts w:cstheme="minorHAnsi"/>
          <w:shd w:val="clear" w:color="auto" w:fill="FFFFFF"/>
        </w:rPr>
        <w:t>PvP</w:t>
      </w:r>
      <w:ins w:id="95"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96"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97"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98" w:author="Martin Novák" w:date="2023-03-17T15:51:00Z">
            <w:r w:rsidR="00AE538D" w:rsidRPr="00AE538D">
              <w:rPr>
                <w:rFonts w:cstheme="minorHAnsi"/>
                <w:color w:val="000000"/>
                <w:highlight w:val="darkCyan"/>
                <w:shd w:val="clear" w:color="auto" w:fill="FFFFFF"/>
                <w:lang w:val="en-US"/>
              </w:rPr>
              <w:t>[69]</w:t>
            </w:r>
          </w:ins>
        </w:sdtContent>
      </w:sdt>
      <w:r w:rsidRPr="00F7533D">
        <w:rPr>
          <w:rFonts w:cstheme="minorHAnsi"/>
          <w:shd w:val="clear" w:color="auto" w:fill="FFFFFF"/>
        </w:rPr>
        <w:t>).</w:t>
      </w:r>
    </w:p>
    <w:p w14:paraId="2D212D08" w14:textId="655DEEFE"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99" w:author="Martin Novák" w:date="2023-03-17T15:51:00Z">
            <w:r w:rsidR="00AE538D" w:rsidRPr="00AE538D">
              <w:rPr>
                <w:rFonts w:cstheme="minorHAnsi"/>
                <w:color w:val="000000"/>
                <w:highlight w:val="darkCyan"/>
                <w:shd w:val="clear" w:color="auto" w:fill="FFFFFF"/>
              </w:rPr>
              <w:t>[70]</w:t>
            </w:r>
          </w:ins>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00" w:author="Martin Novák" w:date="2023-03-17T15:51:00Z">
            <w:r w:rsidR="00AE538D" w:rsidRPr="00AE538D">
              <w:rPr>
                <w:color w:val="000000"/>
              </w:rPr>
              <w:t>[53, 71–74]</w:t>
            </w:r>
          </w:ins>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01" w:author="Martin Novák" w:date="2023-03-17T15:51:00Z">
            <w:r w:rsidR="00AE538D" w:rsidRPr="00AE538D">
              <w:rPr>
                <w:color w:val="000000"/>
              </w:rPr>
              <w:t>[75]</w:t>
            </w:r>
          </w:ins>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02" w:author="Martin Novák" w:date="2023-03-17T15:51:00Z">
            <w:r w:rsidR="00AE538D" w:rsidRPr="00AE538D">
              <w:rPr>
                <w:rFonts w:cstheme="minorHAnsi"/>
                <w:color w:val="000000"/>
                <w:highlight w:val="darkCyan"/>
                <w:shd w:val="clear" w:color="auto" w:fill="FFFFFF"/>
                <w:lang w:val="en-US"/>
              </w:rPr>
              <w:t>[76]</w:t>
            </w:r>
          </w:ins>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03" w:name="_Toc129100419"/>
      <w:bookmarkStart w:id="104" w:name="_Hlk76031907"/>
      <w:r w:rsidRPr="00F7533D">
        <w:rPr>
          <w:rStyle w:val="Nadpis2Char"/>
          <w:rFonts w:asciiTheme="minorHAnsi" w:hAnsiTheme="minorHAnsi" w:cstheme="minorHAnsi"/>
        </w:rPr>
        <w:t>4.2 akční</w:t>
      </w:r>
      <w:bookmarkEnd w:id="103"/>
      <w:r w:rsidRPr="00F7533D">
        <w:rPr>
          <w:rFonts w:cstheme="minorHAnsi"/>
          <w:color w:val="000000"/>
          <w:sz w:val="20"/>
          <w:szCs w:val="20"/>
          <w:shd w:val="clear" w:color="auto" w:fill="FFFFFF"/>
        </w:rPr>
        <w:t xml:space="preserve"> </w:t>
      </w:r>
    </w:p>
    <w:bookmarkEnd w:id="104"/>
    <w:p w14:paraId="32EE847A" w14:textId="3800E03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05" w:author="Martin Novák" w:date="2023-03-17T15:51:00Z">
            <w:r w:rsidR="00AE538D" w:rsidRPr="00AE538D">
              <w:rPr>
                <w:color w:val="000000"/>
              </w:rPr>
              <w:t>[77]</w:t>
            </w:r>
          </w:ins>
        </w:sdtContent>
      </w:sdt>
      <w:r w:rsidRPr="00F7533D">
        <w:rPr>
          <w:rFonts w:cstheme="minorHAnsi"/>
          <w:color w:val="000000"/>
          <w:shd w:val="clear" w:color="auto" w:fill="FFFFFF"/>
        </w:rPr>
        <w:t xml:space="preserve"> V bojových hrách si </w:t>
      </w:r>
      <w:del w:id="106" w:author="Martin Novák" w:date="2023-03-15T14:29:00Z">
        <w:r w:rsidRPr="00F7533D" w:rsidDel="00340F7B">
          <w:rPr>
            <w:rFonts w:cstheme="minorHAnsi"/>
            <w:color w:val="000000"/>
            <w:shd w:val="clear" w:color="auto" w:fill="FFFFFF"/>
          </w:rPr>
          <w:delText>zvolíte</w:delText>
        </w:r>
      </w:del>
      <w:ins w:id="107" w:author="Martin Novák" w:date="2023-03-15T14:29:00Z">
        <w:r w:rsidR="00340F7B">
          <w:rPr>
            <w:rFonts w:cstheme="minorHAnsi"/>
            <w:color w:val="000000"/>
            <w:shd w:val="clear" w:color="auto" w:fill="FFFFFF"/>
          </w:rPr>
          <w:t xml:space="preserve">hráč typicky </w:t>
        </w:r>
      </w:ins>
      <w:ins w:id="108"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109"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10" w:author="Martin Novák" w:date="2023-03-17T15:51:00Z">
            <w:r w:rsidR="00AE538D" w:rsidRPr="00AE538D">
              <w:rPr>
                <w:rFonts w:cstheme="minorHAnsi"/>
                <w:color w:val="000000"/>
                <w:highlight w:val="darkCyan"/>
                <w:shd w:val="clear" w:color="auto" w:fill="FFFFFF"/>
                <w:lang w:val="en-US"/>
              </w:rPr>
              <w:t>[78]</w:t>
            </w:r>
          </w:ins>
        </w:sdtContent>
      </w:sdt>
      <w:r w:rsidRPr="00F7533D">
        <w:rPr>
          <w:rFonts w:cstheme="minorHAnsi"/>
          <w:color w:val="000000"/>
          <w:shd w:val="clear" w:color="auto" w:fill="FFFFFF"/>
        </w:rPr>
        <w:t>). Ačkoliv se střílečky řadí mezi akční</w:t>
      </w:r>
      <w:ins w:id="111"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112"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113"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14" w:author="Martin Novák" w:date="2023-03-17T15:51:00Z">
            <w:r w:rsidR="00AE538D" w:rsidRPr="00AE538D">
              <w:rPr>
                <w:rFonts w:cstheme="minorHAnsi"/>
                <w:color w:val="000000"/>
                <w:highlight w:val="darkCyan"/>
                <w:shd w:val="clear" w:color="auto" w:fill="FFFFFF"/>
                <w:lang w:val="en-US"/>
              </w:rPr>
              <w:t>[79]</w:t>
            </w:r>
          </w:ins>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15" w:author="Martin Novák" w:date="2023-03-17T15:51:00Z">
            <w:r w:rsidR="00AE538D" w:rsidRPr="00AE538D">
              <w:rPr>
                <w:rFonts w:cstheme="minorHAnsi"/>
                <w:color w:val="000000"/>
                <w:highlight w:val="darkCyan"/>
                <w:shd w:val="clear" w:color="auto" w:fill="FFFFFF"/>
              </w:rPr>
              <w:t>[80]</w:t>
            </w:r>
          </w:ins>
        </w:sdtContent>
      </w:sdt>
      <w:r w:rsidRPr="00F7533D">
        <w:rPr>
          <w:rFonts w:cstheme="minorHAnsi"/>
          <w:color w:val="000000"/>
          <w:shd w:val="clear" w:color="auto" w:fill="FFFFFF"/>
        </w:rPr>
        <w:t xml:space="preserve">). Pod pojmem plošinovka si většina </w:t>
      </w:r>
      <w:ins w:id="116" w:author="Martin Novák" w:date="2023-03-15T21:09:00Z">
        <w:r w:rsidR="007E2526">
          <w:rPr>
            <w:rFonts w:cstheme="minorHAnsi"/>
            <w:color w:val="000000"/>
            <w:shd w:val="clear" w:color="auto" w:fill="FFFFFF"/>
          </w:rPr>
          <w:t>lidí</w:t>
        </w:r>
      </w:ins>
      <w:ins w:id="117"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18" w:author="Martin Novák" w:date="2023-03-17T15:51:00Z">
            <w:r w:rsidR="00AE538D" w:rsidRPr="00AE538D">
              <w:rPr>
                <w:rFonts w:cstheme="minorHAnsi"/>
                <w:color w:val="000000"/>
                <w:highlight w:val="darkCyan"/>
                <w:shd w:val="clear" w:color="auto" w:fill="FFFFFF"/>
              </w:rPr>
              <w:t>[81]</w:t>
            </w:r>
          </w:ins>
        </w:sdtContent>
      </w:sdt>
      <w:r w:rsidRPr="00F7533D">
        <w:rPr>
          <w:rFonts w:cstheme="minorHAnsi"/>
          <w:color w:val="000000"/>
          <w:shd w:val="clear" w:color="auto" w:fill="FFFFFF"/>
        </w:rPr>
        <w:t xml:space="preserve">, kde se hráč </w:t>
      </w:r>
      <w:del w:id="119" w:author="Martin Novák" w:date="2023-03-15T14:28:00Z">
        <w:r w:rsidRPr="00F7533D" w:rsidDel="00A17CAE">
          <w:rPr>
            <w:rFonts w:cstheme="minorHAnsi"/>
            <w:color w:val="000000"/>
            <w:shd w:val="clear" w:color="auto" w:fill="FFFFFF"/>
          </w:rPr>
          <w:delText xml:space="preserve">přeskakováním </w:delText>
        </w:r>
      </w:del>
      <w:ins w:id="120"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121"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122"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123" w:author="Martin Novák" w:date="2023-03-15T14:28:00Z">
        <w:r w:rsidR="004308CD">
          <w:rPr>
            <w:rFonts w:cstheme="minorHAnsi"/>
            <w:color w:val="000000"/>
            <w:shd w:val="clear" w:color="auto" w:fill="FFFFFF"/>
          </w:rPr>
          <w:t>.</w:t>
        </w:r>
      </w:ins>
      <w:del w:id="124"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125"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26" w:author="Martin Novák" w:date="2023-03-17T15:51:00Z">
            <w:r w:rsidR="00AE538D" w:rsidRPr="00AE538D">
              <w:rPr>
                <w:rFonts w:cstheme="minorHAnsi"/>
                <w:color w:val="000000"/>
                <w:highlight w:val="darkCyan"/>
                <w:shd w:val="clear" w:color="auto" w:fill="FFFFFF"/>
              </w:rPr>
              <w:t>[82]</w:t>
            </w:r>
          </w:ins>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27" w:author="Martin Novák" w:date="2023-03-17T15:51:00Z">
            <w:r w:rsidR="00AE538D" w:rsidRPr="00AE538D">
              <w:rPr>
                <w:rFonts w:cstheme="minorHAnsi"/>
                <w:color w:val="000000"/>
                <w:highlight w:val="darkCyan"/>
                <w:shd w:val="clear" w:color="auto" w:fill="FFFFFF"/>
                <w:lang w:val="en-US"/>
              </w:rPr>
              <w:t>[83]</w:t>
            </w:r>
          </w:ins>
        </w:sdtContent>
      </w:sdt>
      <w:r w:rsidRPr="005B25CD">
        <w:rPr>
          <w:rFonts w:cstheme="minorHAnsi"/>
          <w:shd w:val="clear" w:color="auto" w:fill="FFFFFF"/>
        </w:rPr>
        <w:t>, které obsahují i souboj</w:t>
      </w:r>
      <w:del w:id="128" w:author="Martin Novák" w:date="2023-03-17T13:26:00Z">
        <w:r w:rsidRPr="005B25CD" w:rsidDel="005D623F">
          <w:rPr>
            <w:rFonts w:cstheme="minorHAnsi"/>
            <w:shd w:val="clear" w:color="auto" w:fill="FFFFFF"/>
          </w:rPr>
          <w:delText>e</w:delText>
        </w:r>
      </w:del>
      <w:ins w:id="129"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30" w:author="Martin Novák" w:date="2023-03-17T15:51:00Z">
            <w:r w:rsidR="00AE538D" w:rsidRPr="00AE538D">
              <w:rPr>
                <w:color w:val="000000"/>
              </w:rPr>
              <w:t>[84, 85]</w:t>
            </w:r>
          </w:ins>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31" w:name="_Toc129100420"/>
      <w:bookmarkStart w:id="132" w:name="_Hlk76031922"/>
      <w:r w:rsidRPr="00621687">
        <w:rPr>
          <w:rFonts w:asciiTheme="minorHAnsi" w:hAnsiTheme="minorHAnsi" w:cstheme="minorHAnsi"/>
        </w:rPr>
        <w:t>4.3 strategie</w:t>
      </w:r>
      <w:bookmarkEnd w:id="131"/>
    </w:p>
    <w:bookmarkEnd w:id="132"/>
    <w:p w14:paraId="5C393321" w14:textId="0C50CCFD"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33" w:author="Martin Novák" w:date="2023-03-17T15:51:00Z">
            <w:r w:rsidR="00AE538D" w:rsidRPr="00AE538D">
              <w:rPr>
                <w:rFonts w:cstheme="minorHAnsi"/>
                <w:color w:val="000000"/>
                <w:highlight w:val="darkCyan"/>
              </w:rPr>
              <w:t>[86]</w:t>
            </w:r>
          </w:ins>
        </w:sdtContent>
      </w:sdt>
      <w:r w:rsidRPr="00F7533D">
        <w:rPr>
          <w:rFonts w:cstheme="minorHAnsi"/>
        </w:rPr>
        <w:t>). Existují dva způsoby členění. První je podle toho, zda je hra na kola (tahová</w:t>
      </w:r>
      <w:del w:id="134" w:author="Martin Novák" w:date="2023-03-17T13:29:00Z">
        <w:r w:rsidRPr="00FD4AB2" w:rsidDel="00C65889">
          <w:rPr>
            <w:rFonts w:cstheme="minorHAnsi"/>
          </w:rPr>
          <w:delText>/</w:delText>
        </w:r>
      </w:del>
      <w:ins w:id="135"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w:t>
      </w:r>
      <w:ins w:id="136" w:author="Martin Novák" w:date="2023-03-17T15:48:00Z">
        <w:r w:rsidR="00646A56">
          <w:rPr>
            <w:rFonts w:cstheme="minorHAnsi"/>
          </w:rPr>
          <w:t xml:space="preserve">například </w:t>
        </w:r>
      </w:ins>
      <w:r w:rsidRPr="00F7533D">
        <w:rPr>
          <w:rFonts w:cstheme="minorHAnsi"/>
        </w:rPr>
        <w:t>válečn</w:t>
      </w:r>
      <w:ins w:id="137" w:author="Martin Novák" w:date="2023-03-15T14:32:00Z">
        <w:r w:rsidR="007537FC">
          <w:rPr>
            <w:rFonts w:cstheme="minorHAnsi"/>
          </w:rPr>
          <w:t>é</w:t>
        </w:r>
      </w:ins>
      <w:del w:id="138" w:author="Martin Novák" w:date="2023-03-15T14:32:00Z">
        <w:r w:rsidRPr="00F7533D" w:rsidDel="007537FC">
          <w:rPr>
            <w:rFonts w:cstheme="minorHAnsi"/>
          </w:rPr>
          <w:delText>á</w:delText>
        </w:r>
      </w:del>
      <w:ins w:id="139" w:author="Martin Novák" w:date="2023-03-17T15:48:00Z">
        <w:r w:rsidR="00646A56">
          <w:rPr>
            <w:rFonts w:cstheme="minorHAnsi"/>
          </w:rPr>
          <w:t xml:space="preserve">, </w:t>
        </w:r>
      </w:ins>
      <w:del w:id="140" w:author="Martin Novák" w:date="2023-03-17T15:48:00Z">
        <w:r w:rsidRPr="00F7533D" w:rsidDel="00646A56">
          <w:rPr>
            <w:rFonts w:cstheme="minorHAnsi"/>
          </w:rPr>
          <w:delText xml:space="preserve"> nebo </w:delText>
        </w:r>
      </w:del>
      <w:r w:rsidRPr="00F7533D">
        <w:rPr>
          <w:rFonts w:cstheme="minorHAnsi"/>
        </w:rPr>
        <w:t>budovatelsk</w:t>
      </w:r>
      <w:ins w:id="141" w:author="Martin Novák" w:date="2023-03-15T14:32:00Z">
        <w:r w:rsidR="007537FC">
          <w:rPr>
            <w:rFonts w:cstheme="minorHAnsi"/>
          </w:rPr>
          <w:t>é</w:t>
        </w:r>
      </w:ins>
      <w:ins w:id="142" w:author="Martin Novák" w:date="2023-03-17T15:48:00Z">
        <w:r w:rsidR="00646A56">
          <w:rPr>
            <w:rFonts w:cstheme="minorHAnsi"/>
          </w:rPr>
          <w:t xml:space="preserve"> čí </w:t>
        </w:r>
        <w:r w:rsidR="00AE538D">
          <w:rPr>
            <w:rFonts w:cstheme="minorHAnsi"/>
          </w:rPr>
          <w:t>manažerské</w:t>
        </w:r>
      </w:ins>
      <w:del w:id="143"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144" w:author="Martin Novák" w:date="2023-03-15T14:33:00Z">
        <w:r w:rsidRPr="00F7533D" w:rsidDel="006366C1">
          <w:rPr>
            <w:rFonts w:cstheme="minorHAnsi"/>
          </w:rPr>
          <w:delText xml:space="preserve">nepřátelskou </w:delText>
        </w:r>
      </w:del>
      <w:ins w:id="145" w:author="Martin Novák" w:date="2023-03-15T14:33:00Z">
        <w:r w:rsidR="006366C1">
          <w:rPr>
            <w:rFonts w:cstheme="minorHAnsi"/>
          </w:rPr>
          <w:t>protivník</w:t>
        </w:r>
        <w:r w:rsidR="0089578E">
          <w:rPr>
            <w:rFonts w:cstheme="minorHAnsi"/>
          </w:rPr>
          <w:t>a</w:t>
        </w:r>
      </w:ins>
      <w:del w:id="146"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ins w:id="147" w:author="Martin Novák" w:date="2023-03-17T15:51:00Z">
            <w:r w:rsidR="00AE538D" w:rsidRPr="00AE538D">
              <w:rPr>
                <w:color w:val="000000"/>
              </w:rPr>
              <w:t>[87]</w:t>
            </w:r>
          </w:ins>
        </w:sdtContent>
      </w:sdt>
      <w:r w:rsidRPr="00F7533D">
        <w:rPr>
          <w:rFonts w:cstheme="minorHAnsi"/>
        </w:rPr>
        <w:t xml:space="preserve"> V budovatelských je cílem postavit vlastní město</w:t>
      </w:r>
      <w:ins w:id="148" w:author="Martin Novák" w:date="2023-03-15T14:33:00Z">
        <w:r w:rsidR="002D2884">
          <w:rPr>
            <w:rFonts w:cstheme="minorHAnsi"/>
          </w:rPr>
          <w:t xml:space="preserve">, </w:t>
        </w:r>
      </w:ins>
      <w:r w:rsidRPr="00F7533D">
        <w:rPr>
          <w:rFonts w:cstheme="minorHAnsi"/>
        </w:rPr>
        <w:t>zábavní park</w:t>
      </w:r>
      <w:ins w:id="149" w:author="Martin Novák" w:date="2023-03-15T14:33:00Z">
        <w:r w:rsidR="002D2884">
          <w:rPr>
            <w:rFonts w:cstheme="minorHAnsi"/>
          </w:rPr>
          <w:t xml:space="preserve"> nebo podobnou</w:t>
        </w:r>
      </w:ins>
      <w:ins w:id="150"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51" w:author="Martin Novák" w:date="2023-03-17T15:51:00Z">
            <w:r w:rsidR="00AE538D" w:rsidRPr="00AE538D">
              <w:rPr>
                <w:color w:val="000000"/>
              </w:rPr>
              <w:t>[72, 74, 87]</w:t>
            </w:r>
          </w:ins>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52" w:name="_Toc129100421"/>
      <w:r w:rsidRPr="00621687">
        <w:rPr>
          <w:rFonts w:asciiTheme="minorHAnsi" w:hAnsiTheme="minorHAnsi" w:cstheme="minorHAnsi"/>
          <w:shd w:val="clear" w:color="auto" w:fill="FFFFFF"/>
        </w:rPr>
        <w:t>4.4 závodní</w:t>
      </w:r>
      <w:bookmarkEnd w:id="152"/>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153" w:name="_Toc129100422"/>
      <w:r w:rsidRPr="00FD4AB2">
        <w:rPr>
          <w:rFonts w:asciiTheme="minorHAnsi" w:hAnsiTheme="minorHAnsi" w:cstheme="minorHAnsi"/>
        </w:rPr>
        <w:t>4.5 shrnutí</w:t>
      </w:r>
      <w:bookmarkEnd w:id="153"/>
    </w:p>
    <w:p w14:paraId="40BE8703" w14:textId="22AE997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154"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155" w:author="Martin Novák" w:date="2023-03-17T15:51:00Z">
            <w:r w:rsidR="00AE538D" w:rsidRPr="00AE538D">
              <w:rPr>
                <w:rFonts w:cstheme="minorHAnsi"/>
                <w:color w:val="000000"/>
                <w:highlight w:val="darkCyan"/>
                <w:shd w:val="clear" w:color="auto" w:fill="FFFFFF"/>
              </w:rPr>
              <w:t>[88]</w:t>
            </w:r>
          </w:ins>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w:t>
      </w:r>
      <w:r w:rsidR="001A4873" w:rsidRPr="00FE7D1B">
        <w:rPr>
          <w:rFonts w:cstheme="minorHAnsi"/>
        </w:rPr>
        <w:lastRenderedPageBreak/>
        <w:t>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56" w:name="_Toc129100423"/>
      <w:bookmarkStart w:id="157" w:name="_Hlk76031975"/>
      <w:r w:rsidRPr="00621687">
        <w:rPr>
          <w:rStyle w:val="Nadpis1Char"/>
          <w:rFonts w:asciiTheme="minorHAnsi" w:hAnsiTheme="minorHAnsi" w:cstheme="minorHAnsi"/>
        </w:rPr>
        <w:t>5. Grafické výstupy aplikací</w:t>
      </w:r>
      <w:bookmarkEnd w:id="156"/>
    </w:p>
    <w:bookmarkEnd w:id="157"/>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158" w:author="Martin Novák" w:date="2023-03-15T14:40:00Z">
        <w:r w:rsidR="00AE7602">
          <w:t xml:space="preserve">UI pro </w:t>
        </w:r>
      </w:ins>
      <w:r w:rsidRPr="000026FE">
        <w:t>.NET</w:t>
      </w:r>
      <w:del w:id="159"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45E9DD1C" w:rsidR="00F67031" w:rsidRDefault="00621EB4" w:rsidP="00621EB4">
      <w:pPr>
        <w:pStyle w:val="Titulek"/>
        <w:ind w:left="1416" w:firstLine="708"/>
        <w:jc w:val="both"/>
      </w:pPr>
      <w:bookmarkStart w:id="160" w:name="_Ref86178372"/>
      <w:r>
        <w:t xml:space="preserve">Obr. </w:t>
      </w:r>
      <w:fldSimple w:instr=" SEQ Obrázek \* ARABIC ">
        <w:r w:rsidR="00D907AA">
          <w:rPr>
            <w:noProof/>
          </w:rPr>
          <w:t>3</w:t>
        </w:r>
      </w:fldSimple>
      <w:bookmarkEnd w:id="16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161" w:author="Martin Novák" w:date="2023-03-17T15:51:00Z">
            <w:r w:rsidR="00AE538D" w:rsidRPr="00AE538D">
              <w:rPr>
                <w:i w:val="0"/>
                <w:color w:val="000000"/>
              </w:rPr>
              <w:t>[89]</w:t>
            </w:r>
          </w:ins>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62" w:name="_Toc129100424"/>
      <w:r w:rsidRPr="00621687">
        <w:rPr>
          <w:rFonts w:asciiTheme="minorHAnsi" w:hAnsiTheme="minorHAnsi" w:cstheme="minorHAnsi"/>
          <w:shd w:val="clear" w:color="auto" w:fill="FFFFFF"/>
        </w:rPr>
        <w:t>5.1 konzolová aplikace</w:t>
      </w:r>
      <w:bookmarkEnd w:id="162"/>
    </w:p>
    <w:p w14:paraId="0AFFEE03" w14:textId="7F7F0733"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163" w:author="Martin Novák" w:date="2023-03-17T15:51:00Z">
            <w:r w:rsidR="00AE538D" w:rsidRPr="00AE538D">
              <w:rPr>
                <w:color w:val="000000"/>
              </w:rPr>
              <w:t>[89]</w:t>
            </w:r>
          </w:ins>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64" w:name="_Toc129100425"/>
      <w:r w:rsidRPr="00621687">
        <w:rPr>
          <w:rFonts w:asciiTheme="minorHAnsi" w:hAnsiTheme="minorHAnsi" w:cstheme="minorHAnsi"/>
        </w:rPr>
        <w:t>5.2 okenní aplikace</w:t>
      </w:r>
      <w:bookmarkEnd w:id="164"/>
    </w:p>
    <w:p w14:paraId="0D2C1636" w14:textId="595F8E63" w:rsidR="00F67031" w:rsidRPr="00F7533D" w:rsidRDefault="00F67031" w:rsidP="00B21EB6">
      <w:pPr>
        <w:ind w:left="1416" w:firstLine="708"/>
        <w:jc w:val="both"/>
      </w:pPr>
      <w:r w:rsidRPr="00F7533D">
        <w:t>Dnes se většinou setká</w:t>
      </w:r>
      <w:ins w:id="165"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166" w:author="Martin Novák" w:date="2023-03-15T14:44:00Z">
        <w:r w:rsidRPr="00F7533D" w:rsidDel="00311203">
          <w:delText xml:space="preserve">probrány </w:delText>
        </w:r>
      </w:del>
      <w:ins w:id="167"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68" w:name="_Toc129100426"/>
      <w:r w:rsidRPr="00F7533D">
        <w:rPr>
          <w:rFonts w:asciiTheme="minorHAnsi" w:hAnsiTheme="minorHAnsi" w:cstheme="minorHAnsi"/>
          <w:shd w:val="clear" w:color="auto" w:fill="FFFFFF"/>
        </w:rPr>
        <w:t>5.2.1 WinForm</w:t>
      </w:r>
      <w:bookmarkEnd w:id="168"/>
    </w:p>
    <w:p w14:paraId="537947F6" w14:textId="20AEA19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169" w:author="Martin Novák" w:date="2023-03-15T14:44:00Z">
        <w:r w:rsidR="00DB4E84">
          <w:rPr>
            <w:rFonts w:cstheme="minorHAnsi"/>
          </w:rPr>
          <w:t>,</w:t>
        </w:r>
      </w:ins>
      <w:r w:rsidRPr="00F7533D">
        <w:rPr>
          <w:rFonts w:cstheme="minorHAnsi"/>
        </w:rPr>
        <w:t xml:space="preserve"> je stále využívána kvůli svému rychlému a jednoduchému vývoji. </w:t>
      </w:r>
      <w:r w:rsidRPr="00F7533D">
        <w:rPr>
          <w:rFonts w:cstheme="minorHAnsi"/>
        </w:rPr>
        <w:lastRenderedPageBreak/>
        <w:t>Vykreslování</w:t>
      </w:r>
      <w:r w:rsidRPr="00D20F7B">
        <w:rPr>
          <w:rFonts w:cstheme="minorHAnsi"/>
        </w:rPr>
        <w:t xml:space="preserve"> zde provádí pouze CPU, což má za následek pomalejší změny a vyšší výpočetní náročnost</w:t>
      </w:r>
      <w:ins w:id="170" w:author="Martin Novák" w:date="2023-03-15T14:45:00Z">
        <w:r w:rsidR="005B101F">
          <w:rPr>
            <w:rFonts w:cstheme="minorHAnsi"/>
          </w:rPr>
          <w:t>.</w:t>
        </w:r>
      </w:ins>
      <w:del w:id="171" w:author="Martin Novák" w:date="2023-03-15T14:45:00Z">
        <w:r w:rsidRPr="00D20F7B" w:rsidDel="005B101F">
          <w:rPr>
            <w:rFonts w:cstheme="minorHAnsi"/>
          </w:rPr>
          <w:delText>, ale n</w:delText>
        </w:r>
      </w:del>
      <w:ins w:id="172"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173" w:author="Martin Novák" w:date="2023-03-17T15:51:00Z">
            <w:r w:rsidR="00AE538D" w:rsidRPr="00AE538D">
              <w:rPr>
                <w:color w:val="000000"/>
              </w:rPr>
              <w:t>[89]</w:t>
            </w:r>
          </w:ins>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74" w:name="_Toc129100427"/>
      <w:r w:rsidRPr="00621687">
        <w:rPr>
          <w:rFonts w:asciiTheme="minorHAnsi" w:hAnsiTheme="minorHAnsi" w:cstheme="minorHAnsi"/>
          <w:shd w:val="clear" w:color="auto" w:fill="FFFFFF"/>
        </w:rPr>
        <w:t>5.2.2 WPF</w:t>
      </w:r>
      <w:bookmarkEnd w:id="174"/>
    </w:p>
    <w:p w14:paraId="6C3C628A" w14:textId="00536E2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ins w:id="175" w:author="Martin Novák" w:date="2023-03-17T15:51:00Z">
            <w:r w:rsidR="00AE538D" w:rsidRPr="00AE538D">
              <w:rPr>
                <w:rFonts w:cstheme="minorHAnsi"/>
                <w:color w:val="000000"/>
                <w:highlight w:val="darkCyan"/>
              </w:rPr>
              <w:t>[90]</w:t>
            </w:r>
          </w:ins>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538D" w:rsidRPr="00AE538D">
            <w:rPr>
              <w:color w:val="000000"/>
            </w:rPr>
            <w:t>[89]</w:t>
          </w:r>
        </w:sdtContent>
      </w:sdt>
    </w:p>
    <w:p w14:paraId="2274372C" w14:textId="78043C7E"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538D" w:rsidRPr="00AE538D">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4EA689F" w:rsidR="008F5331" w:rsidRDefault="008F5331" w:rsidP="008F5331">
      <w:pPr>
        <w:pStyle w:val="Titulek"/>
        <w:ind w:left="2832" w:firstLine="708"/>
        <w:jc w:val="both"/>
        <w:rPr>
          <w:rFonts w:cstheme="minorHAnsi"/>
          <w:color w:val="00B050"/>
        </w:rPr>
      </w:pPr>
      <w:bookmarkStart w:id="176" w:name="_Ref85442384"/>
      <w:r>
        <w:t xml:space="preserve">Obr. </w:t>
      </w:r>
      <w:fldSimple w:instr=" SEQ Obrázek \* ARABIC ">
        <w:r w:rsidR="00D907AA">
          <w:rPr>
            <w:noProof/>
          </w:rPr>
          <w:t>4</w:t>
        </w:r>
      </w:fldSimple>
      <w:bookmarkEnd w:id="17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538D" w:rsidRPr="00AE538D">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77" w:name="_Toc129100428"/>
      <w:r w:rsidRPr="00FD4AB2">
        <w:rPr>
          <w:rFonts w:asciiTheme="minorHAnsi" w:hAnsiTheme="minorHAnsi" w:cstheme="minorHAnsi"/>
        </w:rPr>
        <w:t>5.3 mobilní aplikace</w:t>
      </w:r>
      <w:bookmarkEnd w:id="177"/>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178"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179" w:author="Martin Novák" w:date="2023-03-15T14:47:00Z">
        <w:r w:rsidR="00A4356B">
          <w:rPr>
            <w:rFonts w:cstheme="minorHAnsi"/>
          </w:rPr>
          <w:t>y</w:t>
        </w:r>
      </w:ins>
      <w:del w:id="180"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81" w:name="_Toc129100429"/>
      <w:r w:rsidRPr="00FD4AB2">
        <w:rPr>
          <w:rFonts w:asciiTheme="minorHAnsi" w:hAnsiTheme="minorHAnsi" w:cstheme="minorHAnsi"/>
        </w:rPr>
        <w:lastRenderedPageBreak/>
        <w:t>5.3.1 Xamarin</w:t>
      </w:r>
      <w:bookmarkEnd w:id="181"/>
    </w:p>
    <w:p w14:paraId="0ED6474E" w14:textId="5EC95276"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ins w:id="182" w:author="Martin Novák" w:date="2023-03-17T15:51:00Z">
            <w:r w:rsidR="00AE538D" w:rsidRPr="00AE538D">
              <w:rPr>
                <w:rFonts w:cstheme="minorHAnsi"/>
                <w:color w:val="000000"/>
              </w:rPr>
              <w:t>[92]</w:t>
            </w:r>
          </w:ins>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538D" w:rsidRPr="00AE538D">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538D" w:rsidRPr="00AE538D">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538D" w:rsidRPr="00AE538D">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538D" w:rsidRPr="00AE538D">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538D" w:rsidRPr="00AE538D">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538D" w:rsidRPr="00AE538D">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538D" w:rsidRPr="00AE538D">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83" w:name="_Toc129100430"/>
      <w:r w:rsidRPr="00FD4AB2">
        <w:rPr>
          <w:rFonts w:asciiTheme="minorHAnsi" w:hAnsiTheme="minorHAnsi" w:cstheme="minorHAnsi"/>
        </w:rPr>
        <w:t>5.3.2 Android Studio</w:t>
      </w:r>
      <w:bookmarkEnd w:id="183"/>
    </w:p>
    <w:p w14:paraId="514741BA" w14:textId="242BE533"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538D" w:rsidRPr="00AE538D">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184" w:author="Martin Novák" w:date="2023-03-15T14:50:00Z">
        <w:r w:rsidR="009127CB">
          <w:rPr>
            <w:rFonts w:cstheme="minorHAnsi"/>
          </w:rPr>
          <w:t xml:space="preserve">v případě </w:t>
        </w:r>
      </w:ins>
      <w:r w:rsidR="003411D4" w:rsidRPr="00FD4AB2">
        <w:rPr>
          <w:rFonts w:cstheme="minorHAnsi"/>
        </w:rPr>
        <w:t xml:space="preserve">Xamarin </w:t>
      </w:r>
      <w:del w:id="185" w:author="Martin Novák" w:date="2023-03-15T14:50:00Z">
        <w:r w:rsidR="003411D4" w:rsidRPr="00FD4AB2" w:rsidDel="009127CB">
          <w:rPr>
            <w:rFonts w:cstheme="minorHAnsi"/>
          </w:rPr>
          <w:delText>j</w:delText>
        </w:r>
      </w:del>
      <w:ins w:id="186" w:author="Martin Novák" w:date="2023-03-15T14:50:00Z">
        <w:r w:rsidR="009127CB">
          <w:rPr>
            <w:rFonts w:cstheme="minorHAnsi"/>
          </w:rPr>
          <w:t>s</w:t>
        </w:r>
      </w:ins>
      <w:r w:rsidR="003411D4" w:rsidRPr="00FD4AB2">
        <w:rPr>
          <w:rFonts w:cstheme="minorHAnsi"/>
        </w:rPr>
        <w:t xml:space="preserve">e k definici grafického rozhraní </w:t>
      </w:r>
      <w:del w:id="187" w:author="Martin Novák" w:date="2023-03-15T14:50:00Z">
        <w:r w:rsidR="003411D4" w:rsidRPr="00FD4AB2" w:rsidDel="009127CB">
          <w:rPr>
            <w:rFonts w:cstheme="minorHAnsi"/>
          </w:rPr>
          <w:delText xml:space="preserve">je </w:delText>
        </w:r>
      </w:del>
      <w:r w:rsidR="003411D4" w:rsidRPr="00FD4AB2">
        <w:rPr>
          <w:rFonts w:cstheme="minorHAnsi"/>
        </w:rPr>
        <w:t>využívá</w:t>
      </w:r>
      <w:del w:id="188"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189" w:author="Martin Novák" w:date="2023-03-17T15:51:00Z">
            <w:r w:rsidR="00AE538D" w:rsidRPr="00AE538D">
              <w:rPr>
                <w:rFonts w:cstheme="minorHAnsi"/>
                <w:color w:val="000000"/>
              </w:rPr>
              <w:t>[100]</w:t>
            </w:r>
          </w:ins>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AE538D" w:rsidRPr="00AE538D">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90"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90"/>
    </w:p>
    <w:p w14:paraId="77FD17D8" w14:textId="4DC20B69"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538D" w:rsidRPr="00AE538D">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538D" w:rsidRPr="00AE538D">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538D" w:rsidRPr="00AE538D">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91"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9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3ABC942A"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538D" w:rsidRPr="00AE538D">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538D" w:rsidRPr="00AE538D">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538D" w:rsidRPr="00AE538D">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92"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92"/>
    </w:p>
    <w:p w14:paraId="635C71F9" w14:textId="49C4DFE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538D" w:rsidRPr="00AE538D">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538D" w:rsidRPr="00AE538D">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538D" w:rsidRPr="00AE538D">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538D" w:rsidRPr="00AE538D">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538D" w:rsidRPr="00AE538D">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538D" w:rsidRPr="00AE538D">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538D" w:rsidRPr="00AE538D">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538D" w:rsidRPr="00AE538D">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538D" w:rsidRPr="00AE538D">
            <w:rPr>
              <w:color w:val="000000"/>
            </w:rPr>
            <w:t>[113]</w:t>
          </w:r>
        </w:sdtContent>
      </w:sdt>
      <w:r w:rsidRPr="00D20F7B">
        <w:rPr>
          <w:shd w:val="clear" w:color="auto" w:fill="FFFFFF"/>
        </w:rPr>
        <w:t>.</w:t>
      </w:r>
    </w:p>
    <w:p w14:paraId="6C8D562A" w14:textId="0DBCCE8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538D" w:rsidRPr="00AE538D">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538D" w:rsidRPr="00AE538D">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538D" w:rsidRPr="00AE538D">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538D" w:rsidRPr="00AE538D">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538D" w:rsidRPr="00AE538D">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93"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93"/>
    </w:p>
    <w:p w14:paraId="098E7EA7" w14:textId="332BC35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538D" w:rsidRPr="00AE538D">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538D" w:rsidRPr="00AE538D">
            <w:rPr>
              <w:color w:val="000000"/>
            </w:rPr>
            <w:t>[123]</w:t>
          </w:r>
        </w:sdtContent>
      </w:sdt>
      <w:r w:rsidRPr="00D20F7B">
        <w:rPr>
          <w:rFonts w:cstheme="minorHAnsi"/>
        </w:rPr>
        <w:t>.</w:t>
      </w:r>
    </w:p>
    <w:p w14:paraId="11F3951E" w14:textId="58AAE78D"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538D" w:rsidRPr="00AE538D">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94"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94"/>
    </w:p>
    <w:p w14:paraId="47C5778D" w14:textId="0066504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538D" w:rsidRPr="00AE538D">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9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9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C6D61C7" w:rsidR="00F67031" w:rsidRPr="00621687" w:rsidRDefault="00F67031" w:rsidP="00427107">
      <w:pPr>
        <w:pStyle w:val="Titulek"/>
        <w:rPr>
          <w:rFonts w:cstheme="minorHAnsi"/>
        </w:rPr>
      </w:pPr>
      <w:bookmarkStart w:id="196" w:name="_Ref75370800"/>
      <w:r>
        <w:t xml:space="preserve">Tab. </w:t>
      </w:r>
      <w:fldSimple w:instr=" SEQ Tabulka \* ARABIC ">
        <w:r w:rsidR="00E3778F">
          <w:rPr>
            <w:noProof/>
          </w:rPr>
          <w:t>3</w:t>
        </w:r>
      </w:fldSimple>
      <w:bookmarkEnd w:id="196"/>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538D" w:rsidRPr="00AE538D">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538D" w:rsidRPr="00AE538D">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538D" w:rsidRPr="00AE538D">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538D" w:rsidRPr="00AE538D">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538D" w:rsidRPr="00AE538D">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538D" w:rsidRPr="00AE538D">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97" w:name="_Toc129100437"/>
      <w:r w:rsidRPr="00621687">
        <w:rPr>
          <w:rStyle w:val="Nadpis1Char"/>
          <w:rFonts w:asciiTheme="minorHAnsi" w:hAnsiTheme="minorHAnsi" w:cstheme="minorHAnsi"/>
        </w:rPr>
        <w:t>6. Návrh aplikačního modelu</w:t>
      </w:r>
      <w:bookmarkEnd w:id="197"/>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98" w:name="_Ref127987606"/>
      <w:r>
        <w:t xml:space="preserve">Obr. </w:t>
      </w:r>
      <w:fldSimple w:instr=" SEQ Obrázek \* ARABIC ">
        <w:r w:rsidR="00D907AA">
          <w:rPr>
            <w:noProof/>
          </w:rPr>
          <w:t>5</w:t>
        </w:r>
      </w:fldSimple>
      <w:bookmarkEnd w:id="198"/>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99"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99"/>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200" w:name="_Toc129100439"/>
      <w:r w:rsidRPr="00026347">
        <w:rPr>
          <w:shd w:val="clear" w:color="auto" w:fill="FFFFFF"/>
        </w:rPr>
        <w:lastRenderedPageBreak/>
        <w:t>7.</w:t>
      </w:r>
      <w:r>
        <w:rPr>
          <w:shd w:val="clear" w:color="auto" w:fill="FFFFFF"/>
        </w:rPr>
        <w:t>1 knihovna</w:t>
      </w:r>
      <w:bookmarkEnd w:id="200"/>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201" w:name="_Ref103770918"/>
      <w:bookmarkStart w:id="202" w:name="_Toc129100440"/>
      <w:r w:rsidRPr="00026347">
        <w:t>7</w:t>
      </w:r>
      <w:r w:rsidR="00AB4BCD" w:rsidRPr="00026347">
        <w:t xml:space="preserve">.1.1 </w:t>
      </w:r>
      <w:r w:rsidR="00E9240E" w:rsidRPr="00026347">
        <w:t>atributy</w:t>
      </w:r>
      <w:bookmarkEnd w:id="201"/>
      <w:bookmarkEnd w:id="202"/>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203" w:name="_Toc129100441"/>
      <w:r w:rsidRPr="00026347">
        <w:t>7</w:t>
      </w:r>
      <w:r w:rsidR="00CB6506" w:rsidRPr="00026347">
        <w:t>.1.2 buffy</w:t>
      </w:r>
      <w:bookmarkEnd w:id="203"/>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204" w:name="_Toc129100442"/>
      <w:r w:rsidRPr="00026347">
        <w:t>7</w:t>
      </w:r>
      <w:r w:rsidR="002B5D06" w:rsidRPr="00026347">
        <w:t>.1.</w:t>
      </w:r>
      <w:r w:rsidR="00D936AC" w:rsidRPr="00026347">
        <w:t>3</w:t>
      </w:r>
      <w:r w:rsidR="002B5D06" w:rsidRPr="00026347">
        <w:t xml:space="preserve"> Postavy</w:t>
      </w:r>
      <w:bookmarkEnd w:id="20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205" w:name="_Toc129100443"/>
      <w:r w:rsidRPr="00026347">
        <w:t>7</w:t>
      </w:r>
      <w:r w:rsidR="00925157" w:rsidRPr="00026347">
        <w:t>.1.4 Předměty</w:t>
      </w:r>
      <w:bookmarkEnd w:id="20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206" w:name="_Toc129100444"/>
      <w:r w:rsidRPr="00026347">
        <w:t>7</w:t>
      </w:r>
      <w:r w:rsidR="00B4160F" w:rsidRPr="00026347">
        <w:t>.1.5 inventáře</w:t>
      </w:r>
      <w:bookmarkEnd w:id="206"/>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207" w:name="_Toc129100445"/>
      <w:r w:rsidRPr="00026347">
        <w:t>7</w:t>
      </w:r>
      <w:r w:rsidR="00803C7A" w:rsidRPr="00026347">
        <w:t>.1.6 kouzla</w:t>
      </w:r>
      <w:bookmarkEnd w:id="207"/>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208" w:name="_Toc129100446"/>
      <w:r w:rsidRPr="00026347">
        <w:t>7</w:t>
      </w:r>
      <w:r w:rsidR="00A21C2C" w:rsidRPr="00026347">
        <w:t>.1.7 mapa</w:t>
      </w:r>
      <w:bookmarkEnd w:id="208"/>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209" w:name="_Toc129100447"/>
      <w:r w:rsidRPr="00026347">
        <w:t>7</w:t>
      </w:r>
      <w:r w:rsidR="00BD6C97" w:rsidRPr="00026347">
        <w:t>.6.8 úkoly</w:t>
      </w:r>
      <w:bookmarkEnd w:id="20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210" w:name="_Toc129100448"/>
      <w:r w:rsidRPr="00026347">
        <w:t>7</w:t>
      </w:r>
      <w:r w:rsidR="002D4783" w:rsidRPr="00026347">
        <w:t>.1.</w:t>
      </w:r>
      <w:r w:rsidR="00BE0C3C" w:rsidRPr="00026347">
        <w:t>9</w:t>
      </w:r>
      <w:r w:rsidR="002D4783" w:rsidRPr="00026347">
        <w:t xml:space="preserve"> GameManager</w:t>
      </w:r>
      <w:bookmarkEnd w:id="210"/>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211" w:name="_Toc129100449"/>
      <w:r w:rsidRPr="00026347">
        <w:lastRenderedPageBreak/>
        <w:t>7</w:t>
      </w:r>
      <w:r w:rsidR="00BE0C3C" w:rsidRPr="00026347">
        <w:t>.1.10 nastavení</w:t>
      </w:r>
      <w:bookmarkEnd w:id="21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212" w:name="_Toc129100450"/>
      <w:r w:rsidRPr="00026347">
        <w:t>7</w:t>
      </w:r>
      <w:r w:rsidR="00AB30A6" w:rsidRPr="00026347">
        <w:t xml:space="preserve">.2 </w:t>
      </w:r>
      <w:r w:rsidR="00C44197" w:rsidRPr="00026347">
        <w:t>TestovaniCastiKnihovny</w:t>
      </w:r>
      <w:bookmarkEnd w:id="212"/>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213" w:name="_Toc129100451"/>
      <w:r w:rsidRPr="00026347">
        <w:t>7</w:t>
      </w:r>
      <w:r w:rsidR="0069559A" w:rsidRPr="00026347">
        <w:t>.2.1</w:t>
      </w:r>
      <w:r w:rsidR="00555477" w:rsidRPr="00026347">
        <w:t xml:space="preserve"> okno</w:t>
      </w:r>
      <w:r w:rsidR="0069559A" w:rsidRPr="00026347">
        <w:t xml:space="preserve"> Form1</w:t>
      </w:r>
      <w:bookmarkEnd w:id="213"/>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214" w:name="_Ref124797379"/>
      <w:bookmarkStart w:id="215" w:name="_Ref124797370"/>
      <w:r>
        <w:t xml:space="preserve">Obr. </w:t>
      </w:r>
      <w:fldSimple w:instr=" SEQ Obrázek \* ARABIC ">
        <w:r w:rsidR="00D907AA">
          <w:rPr>
            <w:noProof/>
          </w:rPr>
          <w:t>6</w:t>
        </w:r>
      </w:fldSimple>
      <w:bookmarkEnd w:id="214"/>
      <w:r>
        <w:t xml:space="preserve"> </w:t>
      </w:r>
      <w:r w:rsidR="008D047E">
        <w:t xml:space="preserve">okno </w:t>
      </w:r>
      <w:r>
        <w:t>Form1-vlastní</w:t>
      </w:r>
      <w:bookmarkEnd w:id="215"/>
    </w:p>
    <w:p w14:paraId="659485D2" w14:textId="5CE8A6FB" w:rsidR="0069559A" w:rsidRDefault="00C77786" w:rsidP="00237525">
      <w:pPr>
        <w:pStyle w:val="Nadpis3"/>
      </w:pPr>
      <w:bookmarkStart w:id="216" w:name="_Toc129100452"/>
      <w:r w:rsidRPr="00026347">
        <w:t>7</w:t>
      </w:r>
      <w:r w:rsidR="00237525" w:rsidRPr="00026347">
        <w:t>.2.2</w:t>
      </w:r>
      <w:r w:rsidR="00D62635" w:rsidRPr="00026347">
        <w:t xml:space="preserve"> okno VypisPostava</w:t>
      </w:r>
      <w:bookmarkEnd w:id="216"/>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217" w:name="_Ref124798461"/>
      <w:r>
        <w:t xml:space="preserve">Obr. </w:t>
      </w:r>
      <w:fldSimple w:instr=" SEQ Obrázek \* ARABIC ">
        <w:r w:rsidR="00D907AA">
          <w:rPr>
            <w:noProof/>
          </w:rPr>
          <w:t>7</w:t>
        </w:r>
      </w:fldSimple>
      <w:bookmarkEnd w:id="217"/>
      <w:r>
        <w:t xml:space="preserve"> </w:t>
      </w:r>
      <w:r w:rsidR="008D047E">
        <w:t xml:space="preserve">okno </w:t>
      </w:r>
      <w:r>
        <w:t>VypisPostava-vlastní</w:t>
      </w:r>
    </w:p>
    <w:p w14:paraId="0A856BFA" w14:textId="0D968717" w:rsidR="00237525" w:rsidRDefault="00C77786" w:rsidP="007F1C5C">
      <w:pPr>
        <w:pStyle w:val="Nadpis3"/>
      </w:pPr>
      <w:bookmarkStart w:id="218" w:name="_Toc129100453"/>
      <w:r w:rsidRPr="00026347">
        <w:t>7</w:t>
      </w:r>
      <w:r w:rsidR="007F1C5C" w:rsidRPr="00026347">
        <w:t>.2.3 okno Combat</w:t>
      </w:r>
      <w:bookmarkEnd w:id="218"/>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219" w:name="_Ref124799884"/>
      <w:r>
        <w:t xml:space="preserve">Obr. </w:t>
      </w:r>
      <w:fldSimple w:instr=" SEQ Obrázek \* ARABIC ">
        <w:r w:rsidR="00D907AA">
          <w:rPr>
            <w:noProof/>
          </w:rPr>
          <w:t>8</w:t>
        </w:r>
      </w:fldSimple>
      <w:bookmarkEnd w:id="219"/>
      <w:r>
        <w:t xml:space="preserve"> </w:t>
      </w:r>
      <w:r w:rsidR="008D047E">
        <w:t xml:space="preserve">okno </w:t>
      </w:r>
      <w:r>
        <w:t>Combat-vlastní</w:t>
      </w:r>
    </w:p>
    <w:p w14:paraId="05B80103" w14:textId="5ECD05BC" w:rsidR="00237525" w:rsidRDefault="00C77786" w:rsidP="00185E5F">
      <w:pPr>
        <w:pStyle w:val="Nadpis3"/>
      </w:pPr>
      <w:bookmarkStart w:id="220" w:name="_Toc129100454"/>
      <w:r w:rsidRPr="00026347">
        <w:t>7</w:t>
      </w:r>
      <w:r w:rsidR="00185E5F" w:rsidRPr="00026347">
        <w:t>.2.4 okno BuffForm</w:t>
      </w:r>
      <w:bookmarkEnd w:id="220"/>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221" w:name="_Ref128410514"/>
      <w:r>
        <w:t xml:space="preserve">Obr. </w:t>
      </w:r>
      <w:fldSimple w:instr=" SEQ Obrázek \* ARABIC ">
        <w:r w:rsidR="00D907AA">
          <w:rPr>
            <w:noProof/>
          </w:rPr>
          <w:t>9</w:t>
        </w:r>
      </w:fldSimple>
      <w:bookmarkEnd w:id="221"/>
      <w:r>
        <w:t xml:space="preserve"> okno BuffForm-vlastní</w:t>
      </w:r>
    </w:p>
    <w:p w14:paraId="3DB6C94E" w14:textId="186FD567" w:rsidR="00237525" w:rsidRPr="00026347" w:rsidRDefault="00C77786" w:rsidP="00417082">
      <w:pPr>
        <w:pStyle w:val="Nadpis3"/>
      </w:pPr>
      <w:bookmarkStart w:id="222" w:name="_Toc129100455"/>
      <w:r w:rsidRPr="00026347">
        <w:t>7</w:t>
      </w:r>
      <w:r w:rsidR="00417082" w:rsidRPr="00026347">
        <w:t>.2.5 okno InventarForm</w:t>
      </w:r>
      <w:bookmarkEnd w:id="222"/>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223" w:name="_Ref128413124"/>
      <w:r>
        <w:t xml:space="preserve">Obr. </w:t>
      </w:r>
      <w:fldSimple w:instr=" SEQ Obrázek \* ARABIC ">
        <w:r w:rsidR="00D907AA">
          <w:rPr>
            <w:noProof/>
          </w:rPr>
          <w:t>10</w:t>
        </w:r>
      </w:fldSimple>
      <w:bookmarkEnd w:id="223"/>
      <w:r>
        <w:t xml:space="preserve"> okno InventarForm v početní a hmotnostní variantě-vlastní</w:t>
      </w:r>
    </w:p>
    <w:p w14:paraId="66685981" w14:textId="6A3A7293" w:rsidR="00417082" w:rsidRDefault="00C77786" w:rsidP="00417082">
      <w:pPr>
        <w:pStyle w:val="Nadpis3"/>
      </w:pPr>
      <w:bookmarkStart w:id="224" w:name="_Toc129100456"/>
      <w:r w:rsidRPr="00026347">
        <w:t>7</w:t>
      </w:r>
      <w:r w:rsidR="00417082" w:rsidRPr="00026347">
        <w:t>.2.6 okn</w:t>
      </w:r>
      <w:r w:rsidR="00C31739">
        <w:t>a</w:t>
      </w:r>
      <w:r w:rsidR="00417082" w:rsidRPr="00026347">
        <w:t xml:space="preserve"> ChunkForm</w:t>
      </w:r>
      <w:r w:rsidR="00C31739">
        <w:t xml:space="preserve"> a MapaForm</w:t>
      </w:r>
      <w:bookmarkEnd w:id="224"/>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225" w:name="_Ref128417280"/>
      <w:r>
        <w:t xml:space="preserve">Obr. </w:t>
      </w:r>
      <w:fldSimple w:instr=" SEQ Obrázek \* ARABIC ">
        <w:r w:rsidR="00D907AA">
          <w:rPr>
            <w:noProof/>
          </w:rPr>
          <w:t>11</w:t>
        </w:r>
      </w:fldSimple>
      <w:bookmarkEnd w:id="225"/>
      <w:r>
        <w:t xml:space="preserve"> okno ChunkForm-vlastní</w:t>
      </w:r>
    </w:p>
    <w:p w14:paraId="7FAEB0E8" w14:textId="1A437535" w:rsidR="00417082" w:rsidRPr="00026347" w:rsidRDefault="00C77786" w:rsidP="00417082">
      <w:pPr>
        <w:pStyle w:val="Nadpis3"/>
      </w:pPr>
      <w:bookmarkStart w:id="226" w:name="_Toc129100457"/>
      <w:r w:rsidRPr="00026347">
        <w:t>7</w:t>
      </w:r>
      <w:r w:rsidR="00417082" w:rsidRPr="00026347">
        <w:t>.2.7 okno UkolForm</w:t>
      </w:r>
      <w:bookmarkEnd w:id="226"/>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227" w:name="_Ref128418537"/>
      <w:r>
        <w:t xml:space="preserve">Obr. </w:t>
      </w:r>
      <w:fldSimple w:instr=" SEQ Obrázek \* ARABIC ">
        <w:r w:rsidR="00D907AA">
          <w:rPr>
            <w:noProof/>
          </w:rPr>
          <w:t>12</w:t>
        </w:r>
      </w:fldSimple>
      <w:bookmarkEnd w:id="227"/>
      <w:r w:rsidR="00F01FF8">
        <w:t xml:space="preserve"> okno</w:t>
      </w:r>
      <w:r>
        <w:t xml:space="preserve"> UkolForm-vlastní</w:t>
      </w:r>
    </w:p>
    <w:p w14:paraId="343CE1F3" w14:textId="4958CE7C" w:rsidR="00417082" w:rsidRDefault="00C77786" w:rsidP="00417082">
      <w:pPr>
        <w:pStyle w:val="Nadpis3"/>
      </w:pPr>
      <w:bookmarkStart w:id="228" w:name="_Toc129100458"/>
      <w:r w:rsidRPr="00026347">
        <w:t>7</w:t>
      </w:r>
      <w:r w:rsidR="00417082" w:rsidRPr="00026347">
        <w:t>.2.8 okno NastaveniForm</w:t>
      </w:r>
      <w:bookmarkEnd w:id="228"/>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229" w:name="_Ref128468001"/>
      <w:r>
        <w:t>Obr</w:t>
      </w:r>
      <w:r w:rsidR="00675849">
        <w:t>.</w:t>
      </w:r>
      <w:r>
        <w:t xml:space="preserve"> </w:t>
      </w:r>
      <w:fldSimple w:instr=" SEQ Obrázek \* ARABIC ">
        <w:r w:rsidR="00D907AA">
          <w:rPr>
            <w:noProof/>
          </w:rPr>
          <w:t>13</w:t>
        </w:r>
      </w:fldSimple>
      <w:bookmarkEnd w:id="229"/>
      <w:r>
        <w:t xml:space="preserve"> okno NastaveniForm-vlastní</w:t>
      </w:r>
    </w:p>
    <w:p w14:paraId="4EEF6293" w14:textId="37C8A479" w:rsidR="00E02B9D" w:rsidRPr="00026347" w:rsidRDefault="00C77786" w:rsidP="00E02B9D">
      <w:pPr>
        <w:pStyle w:val="Nadpis3"/>
      </w:pPr>
      <w:bookmarkStart w:id="230" w:name="_Toc129100459"/>
      <w:r w:rsidRPr="00026347">
        <w:t>7</w:t>
      </w:r>
      <w:r w:rsidR="00E02B9D" w:rsidRPr="00026347">
        <w:t xml:space="preserve">.2.9 okno </w:t>
      </w:r>
      <w:r w:rsidR="003F6983" w:rsidRPr="00026347">
        <w:t>GMMapaForm</w:t>
      </w:r>
      <w:bookmarkEnd w:id="230"/>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231" w:name="_Ref128488987"/>
      <w:r>
        <w:t xml:space="preserve">Obr. </w:t>
      </w:r>
      <w:fldSimple w:instr=" SEQ Obrázek \* ARABIC ">
        <w:r w:rsidR="00D907AA">
          <w:rPr>
            <w:noProof/>
          </w:rPr>
          <w:t>14</w:t>
        </w:r>
      </w:fldSimple>
      <w:bookmarkEnd w:id="231"/>
      <w:r>
        <w:t xml:space="preserve"> okno GMMapaForm-vlastní</w:t>
      </w:r>
    </w:p>
    <w:p w14:paraId="4B9600D4" w14:textId="17FA3D3D" w:rsidR="00E02B9D" w:rsidRPr="00026347" w:rsidRDefault="00C77786" w:rsidP="00E02B9D">
      <w:pPr>
        <w:pStyle w:val="Nadpis3"/>
      </w:pPr>
      <w:bookmarkStart w:id="232" w:name="_Toc129100460"/>
      <w:r w:rsidRPr="00026347">
        <w:t>7</w:t>
      </w:r>
      <w:r w:rsidR="00E02B9D" w:rsidRPr="00026347">
        <w:t xml:space="preserve">.2.10 okno </w:t>
      </w:r>
      <w:r w:rsidR="003F6983">
        <w:t>GMPostavyForm</w:t>
      </w:r>
      <w:bookmarkEnd w:id="232"/>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33" w:name="_Toc129100461"/>
      <w:r w:rsidRPr="00026347">
        <w:t>7</w:t>
      </w:r>
      <w:r w:rsidR="00E02B9D" w:rsidRPr="00026347">
        <w:t>.2.11 okno GMUkl</w:t>
      </w:r>
      <w:r w:rsidR="00EF5148">
        <w:t>a</w:t>
      </w:r>
      <w:r w:rsidR="00E02B9D" w:rsidRPr="00026347">
        <w:t>daniForm</w:t>
      </w:r>
      <w:bookmarkEnd w:id="233"/>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234" w:name="_Ref129108504"/>
      <w:r>
        <w:t>Obr</w:t>
      </w:r>
      <w:r w:rsidR="007B1788">
        <w:t>.</w:t>
      </w:r>
      <w:r>
        <w:t xml:space="preserve"> </w:t>
      </w:r>
      <w:fldSimple w:instr=" SEQ Obrázek \* ARABIC ">
        <w:r>
          <w:rPr>
            <w:noProof/>
          </w:rPr>
          <w:t>15</w:t>
        </w:r>
      </w:fldSimple>
      <w:bookmarkEnd w:id="234"/>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35" w:name="_Toc129100462"/>
      <w:r w:rsidRPr="00621687">
        <w:rPr>
          <w:rStyle w:val="Nadpis1Char"/>
          <w:rFonts w:asciiTheme="minorHAnsi" w:hAnsiTheme="minorHAnsi" w:cstheme="minorHAnsi"/>
        </w:rPr>
        <w:t>8. Zhodnocení realizace aplikace</w:t>
      </w:r>
      <w:bookmarkEnd w:id="23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36" w:name="_Toc129100463"/>
      <w:r w:rsidRPr="00621687">
        <w:rPr>
          <w:rFonts w:asciiTheme="minorHAnsi" w:hAnsiTheme="minorHAnsi" w:cstheme="minorHAnsi"/>
          <w:shd w:val="clear" w:color="auto" w:fill="FFFFFF"/>
        </w:rPr>
        <w:t>9. Závěr</w:t>
      </w:r>
      <w:bookmarkEnd w:id="23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37" w:name="_Toc129100464"/>
      <w:r>
        <w:lastRenderedPageBreak/>
        <w:t>Použité zdroje</w:t>
      </w:r>
      <w:bookmarkEnd w:id="237"/>
    </w:p>
    <w:p w14:paraId="232FB7DF" w14:textId="77777777" w:rsidR="004F0CEF" w:rsidRPr="004F0CEF" w:rsidRDefault="004F0CEF" w:rsidP="004F0CEF"/>
    <w:sdt>
      <w:sdtPr>
        <w:tag w:val="MENDELEY_BIBLIOGRAPHY"/>
        <w:id w:val="650411180"/>
        <w:placeholder>
          <w:docPart w:val="DefaultPlaceholder_-1854013440"/>
        </w:placeholder>
      </w:sdtPr>
      <w:sdtContent>
        <w:p w14:paraId="2EADD013" w14:textId="77777777" w:rsidR="00AE538D" w:rsidRDefault="00AE538D">
          <w:pPr>
            <w:autoSpaceDE w:val="0"/>
            <w:autoSpaceDN w:val="0"/>
            <w:ind w:hanging="640"/>
            <w:divId w:val="898782727"/>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5D14248B" w14:textId="77777777" w:rsidR="00AE538D" w:rsidRDefault="00AE538D">
          <w:pPr>
            <w:autoSpaceDE w:val="0"/>
            <w:autoSpaceDN w:val="0"/>
            <w:ind w:hanging="640"/>
            <w:divId w:val="2063090469"/>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68CAD8D0" w14:textId="77777777" w:rsidR="00AE538D" w:rsidRDefault="00AE538D">
          <w:pPr>
            <w:autoSpaceDE w:val="0"/>
            <w:autoSpaceDN w:val="0"/>
            <w:ind w:hanging="640"/>
            <w:divId w:val="2016492142"/>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8EC881E" w14:textId="77777777" w:rsidR="00AE538D" w:rsidRDefault="00AE538D">
          <w:pPr>
            <w:autoSpaceDE w:val="0"/>
            <w:autoSpaceDN w:val="0"/>
            <w:ind w:hanging="640"/>
            <w:divId w:val="783231904"/>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352EB799" w14:textId="77777777" w:rsidR="00AE538D" w:rsidRDefault="00AE538D">
          <w:pPr>
            <w:autoSpaceDE w:val="0"/>
            <w:autoSpaceDN w:val="0"/>
            <w:ind w:hanging="640"/>
            <w:divId w:val="864368893"/>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5C46341C" w14:textId="77777777" w:rsidR="00AE538D" w:rsidRDefault="00AE538D">
          <w:pPr>
            <w:autoSpaceDE w:val="0"/>
            <w:autoSpaceDN w:val="0"/>
            <w:ind w:hanging="640"/>
            <w:divId w:val="1239441477"/>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0C49F39C" w14:textId="77777777" w:rsidR="00AE538D" w:rsidRDefault="00AE538D">
          <w:pPr>
            <w:autoSpaceDE w:val="0"/>
            <w:autoSpaceDN w:val="0"/>
            <w:ind w:hanging="640"/>
            <w:divId w:val="1518230994"/>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0C136E8F" w14:textId="77777777" w:rsidR="00AE538D" w:rsidRDefault="00AE538D">
          <w:pPr>
            <w:autoSpaceDE w:val="0"/>
            <w:autoSpaceDN w:val="0"/>
            <w:ind w:hanging="640"/>
            <w:divId w:val="168717602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608510FB" w14:textId="77777777" w:rsidR="00AE538D" w:rsidRDefault="00AE538D">
          <w:pPr>
            <w:autoSpaceDE w:val="0"/>
            <w:autoSpaceDN w:val="0"/>
            <w:ind w:hanging="640"/>
            <w:divId w:val="41178808"/>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6BE94D64" w14:textId="77777777" w:rsidR="00AE538D" w:rsidRDefault="00AE538D">
          <w:pPr>
            <w:autoSpaceDE w:val="0"/>
            <w:autoSpaceDN w:val="0"/>
            <w:ind w:hanging="640"/>
            <w:divId w:val="2001955644"/>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704AD7DB" w14:textId="77777777" w:rsidR="00AE538D" w:rsidRDefault="00AE538D">
          <w:pPr>
            <w:autoSpaceDE w:val="0"/>
            <w:autoSpaceDN w:val="0"/>
            <w:ind w:hanging="640"/>
            <w:divId w:val="39789307"/>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0247E75F" w14:textId="77777777" w:rsidR="00AE538D" w:rsidRDefault="00AE538D">
          <w:pPr>
            <w:autoSpaceDE w:val="0"/>
            <w:autoSpaceDN w:val="0"/>
            <w:ind w:hanging="640"/>
            <w:divId w:val="465587067"/>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1B83CFE7" w14:textId="77777777" w:rsidR="00AE538D" w:rsidRDefault="00AE538D">
          <w:pPr>
            <w:autoSpaceDE w:val="0"/>
            <w:autoSpaceDN w:val="0"/>
            <w:ind w:hanging="640"/>
            <w:divId w:val="141835776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2ACB80BA" w14:textId="77777777" w:rsidR="00AE538D" w:rsidRDefault="00AE538D">
          <w:pPr>
            <w:autoSpaceDE w:val="0"/>
            <w:autoSpaceDN w:val="0"/>
            <w:ind w:hanging="640"/>
            <w:divId w:val="716778700"/>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5C1625B4" w14:textId="77777777" w:rsidR="00AE538D" w:rsidRDefault="00AE538D">
          <w:pPr>
            <w:autoSpaceDE w:val="0"/>
            <w:autoSpaceDN w:val="0"/>
            <w:ind w:hanging="640"/>
            <w:divId w:val="281881550"/>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58B144D4" w14:textId="77777777" w:rsidR="00AE538D" w:rsidRDefault="00AE538D">
          <w:pPr>
            <w:autoSpaceDE w:val="0"/>
            <w:autoSpaceDN w:val="0"/>
            <w:ind w:hanging="640"/>
            <w:divId w:val="206526969"/>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3AA5C13" w14:textId="77777777" w:rsidR="00AE538D" w:rsidRDefault="00AE538D">
          <w:pPr>
            <w:autoSpaceDE w:val="0"/>
            <w:autoSpaceDN w:val="0"/>
            <w:ind w:hanging="640"/>
            <w:divId w:val="1495948405"/>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599AFD52" w14:textId="77777777" w:rsidR="00AE538D" w:rsidRDefault="00AE538D">
          <w:pPr>
            <w:autoSpaceDE w:val="0"/>
            <w:autoSpaceDN w:val="0"/>
            <w:ind w:hanging="640"/>
            <w:divId w:val="430861793"/>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29F52A60" w14:textId="77777777" w:rsidR="00AE538D" w:rsidRDefault="00AE538D">
          <w:pPr>
            <w:autoSpaceDE w:val="0"/>
            <w:autoSpaceDN w:val="0"/>
            <w:ind w:hanging="640"/>
            <w:divId w:val="1995403348"/>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3D677AD1" w14:textId="77777777" w:rsidR="00AE538D" w:rsidRDefault="00AE538D">
          <w:pPr>
            <w:autoSpaceDE w:val="0"/>
            <w:autoSpaceDN w:val="0"/>
            <w:ind w:hanging="640"/>
            <w:divId w:val="2115441153"/>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45DF8AE1" w14:textId="77777777" w:rsidR="00AE538D" w:rsidRDefault="00AE538D">
          <w:pPr>
            <w:autoSpaceDE w:val="0"/>
            <w:autoSpaceDN w:val="0"/>
            <w:ind w:hanging="640"/>
            <w:divId w:val="131603401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2BDFA33F" w14:textId="77777777" w:rsidR="00AE538D" w:rsidRDefault="00AE538D">
          <w:pPr>
            <w:autoSpaceDE w:val="0"/>
            <w:autoSpaceDN w:val="0"/>
            <w:ind w:hanging="640"/>
            <w:divId w:val="197278889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3D8662A2" w14:textId="77777777" w:rsidR="00AE538D" w:rsidRDefault="00AE538D">
          <w:pPr>
            <w:autoSpaceDE w:val="0"/>
            <w:autoSpaceDN w:val="0"/>
            <w:ind w:hanging="640"/>
            <w:divId w:val="558327331"/>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82A3E9" w14:textId="77777777" w:rsidR="00AE538D" w:rsidRDefault="00AE538D">
          <w:pPr>
            <w:autoSpaceDE w:val="0"/>
            <w:autoSpaceDN w:val="0"/>
            <w:ind w:hanging="640"/>
            <w:divId w:val="8146382"/>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19D7114A" w14:textId="77777777" w:rsidR="00AE538D" w:rsidRDefault="00AE538D">
          <w:pPr>
            <w:autoSpaceDE w:val="0"/>
            <w:autoSpaceDN w:val="0"/>
            <w:ind w:hanging="640"/>
            <w:divId w:val="1881084806"/>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ABF1015" w14:textId="77777777" w:rsidR="00AE538D" w:rsidRDefault="00AE538D">
          <w:pPr>
            <w:autoSpaceDE w:val="0"/>
            <w:autoSpaceDN w:val="0"/>
            <w:ind w:hanging="640"/>
            <w:divId w:val="109933231"/>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3ED8EB6B" w14:textId="77777777" w:rsidR="00AE538D" w:rsidRDefault="00AE538D">
          <w:pPr>
            <w:autoSpaceDE w:val="0"/>
            <w:autoSpaceDN w:val="0"/>
            <w:ind w:hanging="640"/>
            <w:divId w:val="1569997520"/>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22CC3007" w14:textId="77777777" w:rsidR="00AE538D" w:rsidRDefault="00AE538D">
          <w:pPr>
            <w:autoSpaceDE w:val="0"/>
            <w:autoSpaceDN w:val="0"/>
            <w:ind w:hanging="640"/>
            <w:divId w:val="1001549150"/>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0E5B5350" w14:textId="77777777" w:rsidR="00AE538D" w:rsidRDefault="00AE538D">
          <w:pPr>
            <w:autoSpaceDE w:val="0"/>
            <w:autoSpaceDN w:val="0"/>
            <w:ind w:hanging="640"/>
            <w:divId w:val="1603368329"/>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6097E493" w14:textId="77777777" w:rsidR="00AE538D" w:rsidRDefault="00AE538D">
          <w:pPr>
            <w:autoSpaceDE w:val="0"/>
            <w:autoSpaceDN w:val="0"/>
            <w:ind w:hanging="640"/>
            <w:divId w:val="76049197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3E28C44D" w14:textId="77777777" w:rsidR="00AE538D" w:rsidRDefault="00AE538D">
          <w:pPr>
            <w:autoSpaceDE w:val="0"/>
            <w:autoSpaceDN w:val="0"/>
            <w:ind w:hanging="640"/>
            <w:divId w:val="1399550884"/>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3CFFA334" w14:textId="77777777" w:rsidR="00AE538D" w:rsidRDefault="00AE538D">
          <w:pPr>
            <w:autoSpaceDE w:val="0"/>
            <w:autoSpaceDN w:val="0"/>
            <w:ind w:hanging="640"/>
            <w:divId w:val="1968656352"/>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3624C494" w14:textId="77777777" w:rsidR="00AE538D" w:rsidRDefault="00AE538D">
          <w:pPr>
            <w:autoSpaceDE w:val="0"/>
            <w:autoSpaceDN w:val="0"/>
            <w:ind w:hanging="640"/>
            <w:divId w:val="1801728150"/>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3B962E91" w14:textId="77777777" w:rsidR="00AE538D" w:rsidRDefault="00AE538D">
          <w:pPr>
            <w:autoSpaceDE w:val="0"/>
            <w:autoSpaceDN w:val="0"/>
            <w:ind w:hanging="640"/>
            <w:divId w:val="2092727479"/>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0B85517D" w14:textId="77777777" w:rsidR="00AE538D" w:rsidRDefault="00AE538D">
          <w:pPr>
            <w:autoSpaceDE w:val="0"/>
            <w:autoSpaceDN w:val="0"/>
            <w:ind w:hanging="640"/>
            <w:divId w:val="88829645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493CF9A" w14:textId="77777777" w:rsidR="00AE538D" w:rsidRDefault="00AE538D">
          <w:pPr>
            <w:autoSpaceDE w:val="0"/>
            <w:autoSpaceDN w:val="0"/>
            <w:ind w:hanging="640"/>
            <w:divId w:val="204684608"/>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058FFA5A" w14:textId="77777777" w:rsidR="00AE538D" w:rsidRDefault="00AE538D">
          <w:pPr>
            <w:autoSpaceDE w:val="0"/>
            <w:autoSpaceDN w:val="0"/>
            <w:ind w:hanging="640"/>
            <w:divId w:val="1240406454"/>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7F83F308" w14:textId="77777777" w:rsidR="00AE538D" w:rsidRDefault="00AE538D">
          <w:pPr>
            <w:autoSpaceDE w:val="0"/>
            <w:autoSpaceDN w:val="0"/>
            <w:ind w:hanging="640"/>
            <w:divId w:val="1934706215"/>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040F7DC9" w14:textId="77777777" w:rsidR="00AE538D" w:rsidRDefault="00AE538D">
          <w:pPr>
            <w:autoSpaceDE w:val="0"/>
            <w:autoSpaceDN w:val="0"/>
            <w:ind w:hanging="640"/>
            <w:divId w:val="1505315744"/>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1592F81" w14:textId="77777777" w:rsidR="00AE538D" w:rsidRDefault="00AE538D">
          <w:pPr>
            <w:autoSpaceDE w:val="0"/>
            <w:autoSpaceDN w:val="0"/>
            <w:ind w:hanging="640"/>
            <w:divId w:val="1413307706"/>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35805D80" w14:textId="77777777" w:rsidR="00AE538D" w:rsidRDefault="00AE538D">
          <w:pPr>
            <w:autoSpaceDE w:val="0"/>
            <w:autoSpaceDN w:val="0"/>
            <w:ind w:hanging="640"/>
            <w:divId w:val="564417470"/>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188FD816" w14:textId="77777777" w:rsidR="00AE538D" w:rsidRDefault="00AE538D">
          <w:pPr>
            <w:autoSpaceDE w:val="0"/>
            <w:autoSpaceDN w:val="0"/>
            <w:ind w:hanging="640"/>
            <w:divId w:val="1147549607"/>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61617CA3" w14:textId="77777777" w:rsidR="00AE538D" w:rsidRDefault="00AE538D">
          <w:pPr>
            <w:autoSpaceDE w:val="0"/>
            <w:autoSpaceDN w:val="0"/>
            <w:ind w:hanging="640"/>
            <w:divId w:val="637996983"/>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73F75F57" w14:textId="77777777" w:rsidR="00AE538D" w:rsidRDefault="00AE538D">
          <w:pPr>
            <w:autoSpaceDE w:val="0"/>
            <w:autoSpaceDN w:val="0"/>
            <w:ind w:hanging="640"/>
            <w:divId w:val="1502811094"/>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4117C8C" w14:textId="77777777" w:rsidR="00AE538D" w:rsidRDefault="00AE538D">
          <w:pPr>
            <w:autoSpaceDE w:val="0"/>
            <w:autoSpaceDN w:val="0"/>
            <w:ind w:hanging="640"/>
            <w:divId w:val="36964793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5DE3EF15" w14:textId="77777777" w:rsidR="00AE538D" w:rsidRDefault="00AE538D">
          <w:pPr>
            <w:autoSpaceDE w:val="0"/>
            <w:autoSpaceDN w:val="0"/>
            <w:ind w:hanging="640"/>
            <w:divId w:val="305162842"/>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0C57EBF2" w14:textId="77777777" w:rsidR="00AE538D" w:rsidRDefault="00AE538D">
          <w:pPr>
            <w:autoSpaceDE w:val="0"/>
            <w:autoSpaceDN w:val="0"/>
            <w:ind w:hanging="640"/>
            <w:divId w:val="33862678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24036B4C" w14:textId="77777777" w:rsidR="00AE538D" w:rsidRDefault="00AE538D">
          <w:pPr>
            <w:autoSpaceDE w:val="0"/>
            <w:autoSpaceDN w:val="0"/>
            <w:ind w:hanging="640"/>
            <w:divId w:val="2142377454"/>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23807EB" w14:textId="77777777" w:rsidR="00AE538D" w:rsidRDefault="00AE538D">
          <w:pPr>
            <w:autoSpaceDE w:val="0"/>
            <w:autoSpaceDN w:val="0"/>
            <w:ind w:hanging="640"/>
            <w:divId w:val="146966102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2A949CE3" w14:textId="77777777" w:rsidR="00AE538D" w:rsidRDefault="00AE538D">
          <w:pPr>
            <w:autoSpaceDE w:val="0"/>
            <w:autoSpaceDN w:val="0"/>
            <w:ind w:hanging="640"/>
            <w:divId w:val="1764371419"/>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22537421" w14:textId="77777777" w:rsidR="00AE538D" w:rsidRDefault="00AE538D">
          <w:pPr>
            <w:autoSpaceDE w:val="0"/>
            <w:autoSpaceDN w:val="0"/>
            <w:ind w:hanging="640"/>
            <w:divId w:val="49617611"/>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769ACA49" w14:textId="77777777" w:rsidR="00AE538D" w:rsidRDefault="00AE538D">
          <w:pPr>
            <w:autoSpaceDE w:val="0"/>
            <w:autoSpaceDN w:val="0"/>
            <w:ind w:hanging="640"/>
            <w:divId w:val="1723750046"/>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2B4F4A7B" w14:textId="77777777" w:rsidR="00AE538D" w:rsidRDefault="00AE538D">
          <w:pPr>
            <w:autoSpaceDE w:val="0"/>
            <w:autoSpaceDN w:val="0"/>
            <w:ind w:hanging="640"/>
            <w:divId w:val="197741728"/>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BE9232F" w14:textId="77777777" w:rsidR="00AE538D" w:rsidRDefault="00AE538D">
          <w:pPr>
            <w:autoSpaceDE w:val="0"/>
            <w:autoSpaceDN w:val="0"/>
            <w:ind w:hanging="640"/>
            <w:divId w:val="920530580"/>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59F77506" w14:textId="77777777" w:rsidR="00AE538D" w:rsidRDefault="00AE538D">
          <w:pPr>
            <w:autoSpaceDE w:val="0"/>
            <w:autoSpaceDN w:val="0"/>
            <w:ind w:hanging="640"/>
            <w:divId w:val="181459321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55154CE" w14:textId="77777777" w:rsidR="00AE538D" w:rsidRDefault="00AE538D">
          <w:pPr>
            <w:autoSpaceDE w:val="0"/>
            <w:autoSpaceDN w:val="0"/>
            <w:ind w:hanging="640"/>
            <w:divId w:val="116728933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C2F0C59" w14:textId="77777777" w:rsidR="00AE538D" w:rsidRDefault="00AE538D">
          <w:pPr>
            <w:autoSpaceDE w:val="0"/>
            <w:autoSpaceDN w:val="0"/>
            <w:ind w:hanging="640"/>
            <w:divId w:val="1261529204"/>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3F97DEF" w14:textId="77777777" w:rsidR="00AE538D" w:rsidRDefault="00AE538D">
          <w:pPr>
            <w:autoSpaceDE w:val="0"/>
            <w:autoSpaceDN w:val="0"/>
            <w:ind w:hanging="640"/>
            <w:divId w:val="1361013556"/>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25611E3B" w14:textId="77777777" w:rsidR="00AE538D" w:rsidRDefault="00AE538D">
          <w:pPr>
            <w:autoSpaceDE w:val="0"/>
            <w:autoSpaceDN w:val="0"/>
            <w:ind w:hanging="640"/>
            <w:divId w:val="164804558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9D18033" w14:textId="77777777" w:rsidR="00AE538D" w:rsidRDefault="00AE538D">
          <w:pPr>
            <w:autoSpaceDE w:val="0"/>
            <w:autoSpaceDN w:val="0"/>
            <w:ind w:hanging="640"/>
            <w:divId w:val="575673328"/>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152FD1F0" w14:textId="77777777" w:rsidR="00AE538D" w:rsidRDefault="00AE538D">
          <w:pPr>
            <w:autoSpaceDE w:val="0"/>
            <w:autoSpaceDN w:val="0"/>
            <w:ind w:hanging="640"/>
            <w:divId w:val="1504665320"/>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66959A82" w14:textId="77777777" w:rsidR="00AE538D" w:rsidRDefault="00AE538D">
          <w:pPr>
            <w:autoSpaceDE w:val="0"/>
            <w:autoSpaceDN w:val="0"/>
            <w:ind w:hanging="640"/>
            <w:divId w:val="205870780"/>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14556185" w14:textId="77777777" w:rsidR="00AE538D" w:rsidRDefault="00AE538D">
          <w:pPr>
            <w:autoSpaceDE w:val="0"/>
            <w:autoSpaceDN w:val="0"/>
            <w:ind w:hanging="640"/>
            <w:divId w:val="784489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2A8ADB32" w14:textId="77777777" w:rsidR="00AE538D" w:rsidRDefault="00AE538D">
          <w:pPr>
            <w:autoSpaceDE w:val="0"/>
            <w:autoSpaceDN w:val="0"/>
            <w:ind w:hanging="640"/>
            <w:divId w:val="132412578"/>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2C07E9A1" w14:textId="77777777" w:rsidR="00AE538D" w:rsidRDefault="00AE538D">
          <w:pPr>
            <w:autoSpaceDE w:val="0"/>
            <w:autoSpaceDN w:val="0"/>
            <w:ind w:hanging="640"/>
            <w:divId w:val="199519609"/>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469A7E82" w14:textId="77777777" w:rsidR="00AE538D" w:rsidRDefault="00AE538D">
          <w:pPr>
            <w:autoSpaceDE w:val="0"/>
            <w:autoSpaceDN w:val="0"/>
            <w:ind w:hanging="640"/>
            <w:divId w:val="1578515278"/>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2FF423D5" w14:textId="77777777" w:rsidR="00AE538D" w:rsidRDefault="00AE538D">
          <w:pPr>
            <w:autoSpaceDE w:val="0"/>
            <w:autoSpaceDN w:val="0"/>
            <w:ind w:hanging="640"/>
            <w:divId w:val="117179751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440F7DB7" w14:textId="77777777" w:rsidR="00AE538D" w:rsidRDefault="00AE538D">
          <w:pPr>
            <w:autoSpaceDE w:val="0"/>
            <w:autoSpaceDN w:val="0"/>
            <w:ind w:hanging="640"/>
            <w:divId w:val="692613099"/>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156BF6E" w14:textId="77777777" w:rsidR="00AE538D" w:rsidRDefault="00AE538D">
          <w:pPr>
            <w:autoSpaceDE w:val="0"/>
            <w:autoSpaceDN w:val="0"/>
            <w:ind w:hanging="640"/>
            <w:divId w:val="93428388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17FAB2A9" w14:textId="77777777" w:rsidR="00AE538D" w:rsidRDefault="00AE538D">
          <w:pPr>
            <w:autoSpaceDE w:val="0"/>
            <w:autoSpaceDN w:val="0"/>
            <w:ind w:hanging="640"/>
            <w:divId w:val="143196683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07A4ACC1" w14:textId="77777777" w:rsidR="00AE538D" w:rsidRDefault="00AE538D">
          <w:pPr>
            <w:autoSpaceDE w:val="0"/>
            <w:autoSpaceDN w:val="0"/>
            <w:ind w:hanging="640"/>
            <w:divId w:val="1133248839"/>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38413CC" w14:textId="77777777" w:rsidR="00AE538D" w:rsidRDefault="00AE538D">
          <w:pPr>
            <w:autoSpaceDE w:val="0"/>
            <w:autoSpaceDN w:val="0"/>
            <w:ind w:hanging="640"/>
            <w:divId w:val="281108891"/>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0CF84EFB" w14:textId="77777777" w:rsidR="00AE538D" w:rsidRDefault="00AE538D">
          <w:pPr>
            <w:autoSpaceDE w:val="0"/>
            <w:autoSpaceDN w:val="0"/>
            <w:ind w:hanging="640"/>
            <w:divId w:val="54533586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CFAACCE" w14:textId="77777777" w:rsidR="00AE538D" w:rsidRDefault="00AE538D">
          <w:pPr>
            <w:autoSpaceDE w:val="0"/>
            <w:autoSpaceDN w:val="0"/>
            <w:ind w:hanging="640"/>
            <w:divId w:val="100105037"/>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27C42877" w14:textId="77777777" w:rsidR="00AE538D" w:rsidRDefault="00AE538D">
          <w:pPr>
            <w:autoSpaceDE w:val="0"/>
            <w:autoSpaceDN w:val="0"/>
            <w:ind w:hanging="640"/>
            <w:divId w:val="1874733920"/>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2B51179A" w14:textId="77777777" w:rsidR="00AE538D" w:rsidRDefault="00AE538D">
          <w:pPr>
            <w:autoSpaceDE w:val="0"/>
            <w:autoSpaceDN w:val="0"/>
            <w:ind w:hanging="640"/>
            <w:divId w:val="8469342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1033587" w14:textId="77777777" w:rsidR="00AE538D" w:rsidRDefault="00AE538D">
          <w:pPr>
            <w:autoSpaceDE w:val="0"/>
            <w:autoSpaceDN w:val="0"/>
            <w:ind w:hanging="640"/>
            <w:divId w:val="14045455"/>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532959ED" w14:textId="77777777" w:rsidR="00AE538D" w:rsidRDefault="00AE538D">
          <w:pPr>
            <w:autoSpaceDE w:val="0"/>
            <w:autoSpaceDN w:val="0"/>
            <w:ind w:hanging="640"/>
            <w:divId w:val="1045445451"/>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746BC9C9" w14:textId="77777777" w:rsidR="00AE538D" w:rsidRDefault="00AE538D">
          <w:pPr>
            <w:autoSpaceDE w:val="0"/>
            <w:autoSpaceDN w:val="0"/>
            <w:ind w:hanging="640"/>
            <w:divId w:val="1122652470"/>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66292B6A" w14:textId="77777777" w:rsidR="00AE538D" w:rsidRDefault="00AE538D">
          <w:pPr>
            <w:autoSpaceDE w:val="0"/>
            <w:autoSpaceDN w:val="0"/>
            <w:ind w:hanging="640"/>
            <w:divId w:val="764962815"/>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5473640A" w14:textId="77777777" w:rsidR="00AE538D" w:rsidRDefault="00AE538D">
          <w:pPr>
            <w:autoSpaceDE w:val="0"/>
            <w:autoSpaceDN w:val="0"/>
            <w:ind w:hanging="640"/>
            <w:divId w:val="1212620358"/>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69D1A800" w14:textId="77777777" w:rsidR="00AE538D" w:rsidRDefault="00AE538D">
          <w:pPr>
            <w:autoSpaceDE w:val="0"/>
            <w:autoSpaceDN w:val="0"/>
            <w:ind w:hanging="640"/>
            <w:divId w:val="1939168194"/>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2B26F612" w14:textId="77777777" w:rsidR="00AE538D" w:rsidRDefault="00AE538D">
          <w:pPr>
            <w:autoSpaceDE w:val="0"/>
            <w:autoSpaceDN w:val="0"/>
            <w:ind w:hanging="640"/>
            <w:divId w:val="902259153"/>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10BAE3DD" w14:textId="77777777" w:rsidR="00AE538D" w:rsidRDefault="00AE538D">
          <w:pPr>
            <w:autoSpaceDE w:val="0"/>
            <w:autoSpaceDN w:val="0"/>
            <w:ind w:hanging="640"/>
            <w:divId w:val="58642852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6CC44829" w14:textId="77777777" w:rsidR="00AE538D" w:rsidRDefault="00AE538D">
          <w:pPr>
            <w:autoSpaceDE w:val="0"/>
            <w:autoSpaceDN w:val="0"/>
            <w:ind w:hanging="640"/>
            <w:divId w:val="409695034"/>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4111338C" w14:textId="77777777" w:rsidR="00AE538D" w:rsidRDefault="00AE538D">
          <w:pPr>
            <w:autoSpaceDE w:val="0"/>
            <w:autoSpaceDN w:val="0"/>
            <w:ind w:hanging="640"/>
            <w:divId w:val="873079768"/>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4BF35601" w14:textId="77777777" w:rsidR="00AE538D" w:rsidRDefault="00AE538D">
          <w:pPr>
            <w:autoSpaceDE w:val="0"/>
            <w:autoSpaceDN w:val="0"/>
            <w:ind w:hanging="640"/>
            <w:divId w:val="961225560"/>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51373D87" w14:textId="77777777" w:rsidR="00AE538D" w:rsidRDefault="00AE538D">
          <w:pPr>
            <w:autoSpaceDE w:val="0"/>
            <w:autoSpaceDN w:val="0"/>
            <w:ind w:hanging="640"/>
            <w:divId w:val="1801922390"/>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4F4043BA" w14:textId="77777777" w:rsidR="00AE538D" w:rsidRDefault="00AE538D">
          <w:pPr>
            <w:autoSpaceDE w:val="0"/>
            <w:autoSpaceDN w:val="0"/>
            <w:ind w:hanging="640"/>
            <w:divId w:val="349989107"/>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30EAF" w14:textId="77777777" w:rsidR="00AE538D" w:rsidRDefault="00AE538D">
          <w:pPr>
            <w:autoSpaceDE w:val="0"/>
            <w:autoSpaceDN w:val="0"/>
            <w:ind w:hanging="640"/>
            <w:divId w:val="1448893944"/>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C0740CB" w14:textId="77777777" w:rsidR="00AE538D" w:rsidRDefault="00AE538D">
          <w:pPr>
            <w:autoSpaceDE w:val="0"/>
            <w:autoSpaceDN w:val="0"/>
            <w:ind w:hanging="640"/>
            <w:divId w:val="195429024"/>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2D4D70E8" w14:textId="77777777" w:rsidR="00AE538D" w:rsidRDefault="00AE538D">
          <w:pPr>
            <w:autoSpaceDE w:val="0"/>
            <w:autoSpaceDN w:val="0"/>
            <w:ind w:hanging="640"/>
            <w:divId w:val="94341556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0EF140DC" w14:textId="77777777" w:rsidR="00AE538D" w:rsidRDefault="00AE538D">
          <w:pPr>
            <w:autoSpaceDE w:val="0"/>
            <w:autoSpaceDN w:val="0"/>
            <w:ind w:hanging="640"/>
            <w:divId w:val="27995381"/>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585203D3" w14:textId="77777777" w:rsidR="00AE538D" w:rsidRDefault="00AE538D">
          <w:pPr>
            <w:autoSpaceDE w:val="0"/>
            <w:autoSpaceDN w:val="0"/>
            <w:ind w:hanging="640"/>
            <w:divId w:val="1344937100"/>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5D698F91" w14:textId="77777777" w:rsidR="00AE538D" w:rsidRDefault="00AE538D">
          <w:pPr>
            <w:autoSpaceDE w:val="0"/>
            <w:autoSpaceDN w:val="0"/>
            <w:ind w:hanging="640"/>
            <w:divId w:val="1150748388"/>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35B58651" w14:textId="77777777" w:rsidR="00AE538D" w:rsidRDefault="00AE538D">
          <w:pPr>
            <w:autoSpaceDE w:val="0"/>
            <w:autoSpaceDN w:val="0"/>
            <w:ind w:hanging="640"/>
            <w:divId w:val="1651905650"/>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0FEEA6B3" w14:textId="77777777" w:rsidR="00AE538D" w:rsidRDefault="00AE538D">
          <w:pPr>
            <w:autoSpaceDE w:val="0"/>
            <w:autoSpaceDN w:val="0"/>
            <w:ind w:hanging="640"/>
            <w:divId w:val="1563130850"/>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517DC943" w14:textId="77777777" w:rsidR="00AE538D" w:rsidRDefault="00AE538D">
          <w:pPr>
            <w:autoSpaceDE w:val="0"/>
            <w:autoSpaceDN w:val="0"/>
            <w:ind w:hanging="640"/>
            <w:divId w:val="821503978"/>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619EFDEF" w14:textId="77777777" w:rsidR="00AE538D" w:rsidRDefault="00AE538D">
          <w:pPr>
            <w:autoSpaceDE w:val="0"/>
            <w:autoSpaceDN w:val="0"/>
            <w:ind w:hanging="640"/>
            <w:divId w:val="138780303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2B809790" w14:textId="77777777" w:rsidR="00AE538D" w:rsidRDefault="00AE538D">
          <w:pPr>
            <w:autoSpaceDE w:val="0"/>
            <w:autoSpaceDN w:val="0"/>
            <w:ind w:hanging="640"/>
            <w:divId w:val="775515722"/>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7F432BB3" w14:textId="77777777" w:rsidR="00AE538D" w:rsidRDefault="00AE538D">
          <w:pPr>
            <w:autoSpaceDE w:val="0"/>
            <w:autoSpaceDN w:val="0"/>
            <w:ind w:hanging="640"/>
            <w:divId w:val="972948466"/>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4EF081AA" w14:textId="77777777" w:rsidR="00AE538D" w:rsidRDefault="00AE538D">
          <w:pPr>
            <w:autoSpaceDE w:val="0"/>
            <w:autoSpaceDN w:val="0"/>
            <w:ind w:hanging="640"/>
            <w:divId w:val="1727408728"/>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7BAB3889" w14:textId="77777777" w:rsidR="00AE538D" w:rsidRDefault="00AE538D">
          <w:pPr>
            <w:autoSpaceDE w:val="0"/>
            <w:autoSpaceDN w:val="0"/>
            <w:ind w:hanging="640"/>
            <w:divId w:val="327490108"/>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2A4E18B" w14:textId="77777777" w:rsidR="00AE538D" w:rsidRDefault="00AE538D">
          <w:pPr>
            <w:autoSpaceDE w:val="0"/>
            <w:autoSpaceDN w:val="0"/>
            <w:ind w:hanging="640"/>
            <w:divId w:val="212891173"/>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A6D826A" w14:textId="77777777" w:rsidR="00AE538D" w:rsidRDefault="00AE538D">
          <w:pPr>
            <w:autoSpaceDE w:val="0"/>
            <w:autoSpaceDN w:val="0"/>
            <w:ind w:hanging="640"/>
            <w:divId w:val="327829763"/>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1630EC29" w14:textId="77777777" w:rsidR="00AE538D" w:rsidRDefault="00AE538D">
          <w:pPr>
            <w:autoSpaceDE w:val="0"/>
            <w:autoSpaceDN w:val="0"/>
            <w:ind w:hanging="640"/>
            <w:divId w:val="216164124"/>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DE09797" w14:textId="77777777" w:rsidR="00AE538D" w:rsidRDefault="00AE538D">
          <w:pPr>
            <w:autoSpaceDE w:val="0"/>
            <w:autoSpaceDN w:val="0"/>
            <w:ind w:hanging="640"/>
            <w:divId w:val="1248539083"/>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5C246C9F" w14:textId="77777777" w:rsidR="00AE538D" w:rsidRDefault="00AE538D">
          <w:pPr>
            <w:autoSpaceDE w:val="0"/>
            <w:autoSpaceDN w:val="0"/>
            <w:ind w:hanging="640"/>
            <w:divId w:val="1616861656"/>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C67F7D5" w14:textId="77777777" w:rsidR="00AE538D" w:rsidRDefault="00AE538D">
          <w:pPr>
            <w:autoSpaceDE w:val="0"/>
            <w:autoSpaceDN w:val="0"/>
            <w:ind w:hanging="640"/>
            <w:divId w:val="1456677883"/>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3B9BB20C" w14:textId="77777777" w:rsidR="00AE538D" w:rsidRDefault="00AE538D">
          <w:pPr>
            <w:autoSpaceDE w:val="0"/>
            <w:autoSpaceDN w:val="0"/>
            <w:ind w:hanging="640"/>
            <w:divId w:val="1885289843"/>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5F0A4003" w14:textId="77777777" w:rsidR="00AE538D" w:rsidRDefault="00AE538D">
          <w:pPr>
            <w:autoSpaceDE w:val="0"/>
            <w:autoSpaceDN w:val="0"/>
            <w:ind w:hanging="640"/>
            <w:divId w:val="1854220064"/>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2746A223" w14:textId="77777777" w:rsidR="00AE538D" w:rsidRDefault="00AE538D">
          <w:pPr>
            <w:autoSpaceDE w:val="0"/>
            <w:autoSpaceDN w:val="0"/>
            <w:ind w:hanging="640"/>
            <w:divId w:val="270432367"/>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5BC6D388" w14:textId="77777777" w:rsidR="00AE538D" w:rsidRDefault="00AE538D">
          <w:pPr>
            <w:autoSpaceDE w:val="0"/>
            <w:autoSpaceDN w:val="0"/>
            <w:ind w:hanging="640"/>
            <w:divId w:val="1839880727"/>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5ADF8CC" w14:textId="77777777" w:rsidR="00AE538D" w:rsidRDefault="00AE538D">
          <w:pPr>
            <w:autoSpaceDE w:val="0"/>
            <w:autoSpaceDN w:val="0"/>
            <w:ind w:hanging="640"/>
            <w:divId w:val="1148741506"/>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2E2E95A2" w14:textId="77777777" w:rsidR="00AE538D" w:rsidRDefault="00AE538D">
          <w:pPr>
            <w:autoSpaceDE w:val="0"/>
            <w:autoSpaceDN w:val="0"/>
            <w:ind w:hanging="640"/>
            <w:divId w:val="133641621"/>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4C2F3481" w14:textId="77777777" w:rsidR="00AE538D" w:rsidRDefault="00AE538D">
          <w:pPr>
            <w:autoSpaceDE w:val="0"/>
            <w:autoSpaceDN w:val="0"/>
            <w:ind w:hanging="640"/>
            <w:divId w:val="601037168"/>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49FE0BBC" w14:textId="77777777" w:rsidR="00AE538D" w:rsidRDefault="00AE538D">
          <w:pPr>
            <w:autoSpaceDE w:val="0"/>
            <w:autoSpaceDN w:val="0"/>
            <w:ind w:hanging="640"/>
            <w:divId w:val="1609503320"/>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32150117" w14:textId="77777777" w:rsidR="00AE538D" w:rsidRDefault="00AE538D">
          <w:pPr>
            <w:autoSpaceDE w:val="0"/>
            <w:autoSpaceDN w:val="0"/>
            <w:ind w:hanging="640"/>
            <w:divId w:val="1482576247"/>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6AD7A85E" w14:textId="77777777" w:rsidR="00AE538D" w:rsidRDefault="00AE538D">
          <w:pPr>
            <w:autoSpaceDE w:val="0"/>
            <w:autoSpaceDN w:val="0"/>
            <w:ind w:hanging="640"/>
            <w:divId w:val="1805125045"/>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E631642" w14:textId="77777777" w:rsidR="00AE538D" w:rsidRDefault="00AE538D">
          <w:pPr>
            <w:autoSpaceDE w:val="0"/>
            <w:autoSpaceDN w:val="0"/>
            <w:ind w:hanging="640"/>
            <w:divId w:val="189683399"/>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A59C268" w14:textId="77777777" w:rsidR="00AE538D" w:rsidRDefault="00AE538D">
          <w:pPr>
            <w:autoSpaceDE w:val="0"/>
            <w:autoSpaceDN w:val="0"/>
            <w:ind w:hanging="640"/>
            <w:divId w:val="716121695"/>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1084074C" w14:textId="77777777" w:rsidR="00AE538D" w:rsidRDefault="00AE538D">
          <w:pPr>
            <w:autoSpaceDE w:val="0"/>
            <w:autoSpaceDN w:val="0"/>
            <w:ind w:hanging="640"/>
            <w:divId w:val="210386232"/>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4189739" w14:textId="77777777" w:rsidR="00AE538D" w:rsidRDefault="00AE538D">
          <w:pPr>
            <w:autoSpaceDE w:val="0"/>
            <w:autoSpaceDN w:val="0"/>
            <w:ind w:hanging="640"/>
            <w:divId w:val="521632481"/>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2E6E2A6B" w14:textId="77777777" w:rsidR="00AE538D" w:rsidRDefault="00AE538D">
          <w:pPr>
            <w:autoSpaceDE w:val="0"/>
            <w:autoSpaceDN w:val="0"/>
            <w:ind w:hanging="640"/>
            <w:divId w:val="792753669"/>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35E1400" w14:textId="77777777" w:rsidR="00AE538D" w:rsidRDefault="00AE538D">
          <w:pPr>
            <w:autoSpaceDE w:val="0"/>
            <w:autoSpaceDN w:val="0"/>
            <w:ind w:hanging="640"/>
            <w:divId w:val="108646231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5B3228A1" w14:textId="77777777" w:rsidR="00AE538D" w:rsidRDefault="00AE538D">
          <w:pPr>
            <w:autoSpaceDE w:val="0"/>
            <w:autoSpaceDN w:val="0"/>
            <w:ind w:hanging="640"/>
            <w:divId w:val="1117945379"/>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2E4D8028" w14:textId="77777777" w:rsidR="00AE538D" w:rsidRDefault="00AE538D">
          <w:pPr>
            <w:autoSpaceDE w:val="0"/>
            <w:autoSpaceDN w:val="0"/>
            <w:ind w:hanging="640"/>
            <w:divId w:val="1094863699"/>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E3A45EF" w14:textId="77777777" w:rsidR="00AE538D" w:rsidRDefault="00AE538D">
          <w:pPr>
            <w:autoSpaceDE w:val="0"/>
            <w:autoSpaceDN w:val="0"/>
            <w:ind w:hanging="640"/>
            <w:divId w:val="1358197660"/>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B289C7C" w:rsidR="00F67031" w:rsidRDefault="00AE538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C1E5" w14:textId="77777777" w:rsidR="005F51B0" w:rsidRDefault="005F51B0" w:rsidP="00891BAF">
      <w:pPr>
        <w:spacing w:after="0" w:line="240" w:lineRule="auto"/>
      </w:pPr>
      <w:r>
        <w:separator/>
      </w:r>
    </w:p>
  </w:endnote>
  <w:endnote w:type="continuationSeparator" w:id="0">
    <w:p w14:paraId="36850B4D" w14:textId="77777777" w:rsidR="005F51B0" w:rsidRDefault="005F51B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2ED00" w14:textId="77777777" w:rsidR="005F51B0" w:rsidRDefault="005F51B0" w:rsidP="00891BAF">
      <w:pPr>
        <w:spacing w:after="0" w:line="240" w:lineRule="auto"/>
      </w:pPr>
      <w:r>
        <w:separator/>
      </w:r>
    </w:p>
  </w:footnote>
  <w:footnote w:type="continuationSeparator" w:id="0">
    <w:p w14:paraId="764350F2" w14:textId="77777777" w:rsidR="005F51B0" w:rsidRDefault="005F51B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76F63"/>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1B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4ED2"/>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 74, 87]&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133624</TotalTime>
  <Pages>35</Pages>
  <Words>13100</Words>
  <Characters>77294</Characters>
  <Application>Microsoft Office Word</Application>
  <DocSecurity>0</DocSecurity>
  <Lines>644</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651</cp:revision>
  <cp:lastPrinted>2023-02-12T16:23:00Z</cp:lastPrinted>
  <dcterms:created xsi:type="dcterms:W3CDTF">2021-03-29T20:15:00Z</dcterms:created>
  <dcterms:modified xsi:type="dcterms:W3CDTF">2023-03-17T14:59:00Z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