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DBD0AD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3001E" w:rsidRPr="0053001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3001E" w:rsidRPr="0053001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2B5B4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3001E" w:rsidRPr="0053001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6627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3001E" w:rsidRPr="0053001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3001E" w:rsidRPr="0053001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99791E"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3001E" w:rsidRPr="0053001E">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3001E" w:rsidRPr="0053001E">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3001E" w:rsidRPr="0053001E">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3001E" w:rsidRPr="0053001E">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5715471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3001E" w:rsidRPr="0053001E">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3001E" w:rsidRPr="0053001E">
            <w:rPr>
              <w:color w:val="000000"/>
              <w:highlight w:val="green"/>
            </w:rPr>
            <w:t>[11]</w:t>
          </w:r>
        </w:sdtContent>
      </w:sdt>
      <w:r w:rsidR="00431B78" w:rsidRPr="00D7426C">
        <w:rPr>
          <w:color w:val="000000"/>
          <w:highlight w:val="green"/>
        </w:rPr>
        <w:t>.</w:t>
      </w:r>
    </w:p>
    <w:p w14:paraId="4AC68E92" w14:textId="1F0641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3001E" w:rsidRPr="0053001E">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060C2351"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3001E" w:rsidRPr="0053001E">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42AD3FB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3001E" w:rsidRPr="0053001E">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3001E" w:rsidRPr="0053001E">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1BAC60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3001E" w:rsidRPr="0053001E">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3001E" w:rsidRPr="0053001E">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45CF68B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3001E" w:rsidRPr="0053001E">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3001E" w:rsidRPr="0053001E">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CBE93A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3001E" w:rsidRPr="0053001E">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3001E" w:rsidRPr="0053001E">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4F29E7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3001E" w:rsidRPr="0053001E">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3001E" w:rsidRPr="0053001E">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3001E" w:rsidRPr="0053001E">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41C97915"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3001E" w:rsidRPr="0053001E">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3001E" w:rsidRPr="0053001E">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4B68EF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3001E" w:rsidRPr="0053001E">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32747E2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3001E" w:rsidRPr="0053001E">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3001E" w:rsidRPr="0053001E">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3001E" w:rsidRPr="0053001E">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3001E" w:rsidRPr="0053001E">
            <w:rPr>
              <w:rFonts w:cstheme="minorHAnsi"/>
              <w:color w:val="000000"/>
              <w:highlight w:val="green"/>
            </w:rPr>
            <w:t>[34]</w:t>
          </w:r>
        </w:sdtContent>
      </w:sdt>
      <w:r w:rsidR="0036057F" w:rsidRPr="00D7426C">
        <w:rPr>
          <w:rFonts w:cstheme="minorHAnsi"/>
          <w:color w:val="000000"/>
          <w:highlight w:val="green"/>
        </w:rPr>
        <w:t>.</w:t>
      </w:r>
    </w:p>
    <w:p w14:paraId="29449222" w14:textId="64D47CC7"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3001E" w:rsidRPr="0053001E">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3001E" w:rsidRPr="0053001E">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3001E" w:rsidRPr="0053001E">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36DE398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3001E" w:rsidRPr="0053001E">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3001E" w:rsidRPr="0053001E">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8890D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3001E" w:rsidRPr="0053001E">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3001E" w:rsidRPr="0053001E">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3001E" w:rsidRPr="0053001E">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7D18135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3001E" w:rsidRPr="0053001E">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776D76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3001E" w:rsidRPr="0053001E">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3001E" w:rsidRPr="0053001E">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79ABC2F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3001E" w:rsidRPr="0053001E">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26D2278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3001E" w:rsidRPr="0053001E">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3001E" w:rsidRPr="0053001E">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CDA521E"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3001E" w:rsidRPr="0053001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69EF18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3001E" w:rsidRPr="0053001E">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4402F417"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3001E" w:rsidRPr="0053001E">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676A77E"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3001E" w:rsidRPr="0053001E">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E3AD006"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3001E" w:rsidRPr="0053001E">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3001E" w:rsidRPr="0053001E">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3001E" w:rsidRPr="0053001E">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29100418"/>
      <w:r w:rsidRPr="00621687">
        <w:rPr>
          <w:rStyle w:val="Nadpis2Char"/>
          <w:rFonts w:asciiTheme="minorHAnsi" w:hAnsiTheme="minorHAnsi" w:cstheme="minorHAnsi"/>
        </w:rPr>
        <w:t>4.1 RPG</w:t>
      </w:r>
      <w:bookmarkEnd w:id="35"/>
      <w:bookmarkEnd w:id="36"/>
    </w:p>
    <w:p w14:paraId="3C2FBA8B" w14:textId="43BC4589"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3001E" w:rsidRPr="0053001E">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5F502E9C"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3001E" w:rsidRPr="0053001E">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60B6C14D"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3001E" w:rsidRPr="0053001E">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3001E" w:rsidRPr="0053001E">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3001E" w:rsidRPr="0053001E">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5884D55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3001E" w:rsidRPr="0053001E">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5AAD3779"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3001E" w:rsidRPr="0053001E">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3001E" w:rsidRPr="0053001E">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3001E" w:rsidRPr="0053001E">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3001E" w:rsidRPr="0053001E">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7" w:name="_Toc129100419"/>
      <w:bookmarkStart w:id="38" w:name="_Hlk76031907"/>
      <w:r w:rsidRPr="00F7533D">
        <w:rPr>
          <w:rStyle w:val="Nadpis2Char"/>
          <w:rFonts w:asciiTheme="minorHAnsi" w:hAnsiTheme="minorHAnsi" w:cstheme="minorHAnsi"/>
        </w:rPr>
        <w:t>4.2 akční</w:t>
      </w:r>
      <w:bookmarkEnd w:id="37"/>
      <w:r w:rsidRPr="00F7533D">
        <w:rPr>
          <w:rFonts w:cstheme="minorHAnsi"/>
          <w:color w:val="000000"/>
          <w:sz w:val="20"/>
          <w:szCs w:val="20"/>
          <w:shd w:val="clear" w:color="auto" w:fill="FFFFFF"/>
        </w:rPr>
        <w:t xml:space="preserve"> </w:t>
      </w:r>
    </w:p>
    <w:bookmarkEnd w:id="38"/>
    <w:p w14:paraId="32EE847A" w14:textId="1DA1694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3001E" w:rsidRPr="0053001E">
            <w:rPr>
              <w:color w:val="000000"/>
            </w:rPr>
            <w:t>[77]</w:t>
          </w:r>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3001E" w:rsidRPr="0053001E">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3001E" w:rsidRPr="0053001E">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3001E" w:rsidRPr="0053001E">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3001E" w:rsidRPr="0053001E">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3001E" w:rsidRPr="0053001E">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3001E" w:rsidRPr="0053001E">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3001E" w:rsidRPr="0053001E">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9" w:name="_Toc129100420"/>
      <w:bookmarkStart w:id="40" w:name="_Hlk76031922"/>
      <w:r w:rsidRPr="00621687">
        <w:rPr>
          <w:rFonts w:asciiTheme="minorHAnsi" w:hAnsiTheme="minorHAnsi" w:cstheme="minorHAnsi"/>
        </w:rPr>
        <w:t>4.3 strategie</w:t>
      </w:r>
      <w:bookmarkEnd w:id="39"/>
    </w:p>
    <w:bookmarkEnd w:id="40"/>
    <w:p w14:paraId="5C393321" w14:textId="2FD27BFF"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3001E" w:rsidRPr="0053001E">
            <w:rPr>
              <w:rFonts w:cstheme="minorHAnsi"/>
              <w:color w:val="000000"/>
              <w:highlight w:val="darkCyan"/>
            </w:rPr>
            <w:t>[86]</w:t>
          </w:r>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3001E" w:rsidRPr="0053001E">
            <w:rPr>
              <w:rFonts w:cstheme="minorHAnsi"/>
              <w:color w:val="000000"/>
            </w:rPr>
            <w:t>[87]</w:t>
          </w:r>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3001E" w:rsidRPr="0053001E">
            <w:rPr>
              <w:rFonts w:cstheme="minorHAnsi"/>
              <w:color w:val="000000"/>
              <w:lang w:val="en-US"/>
            </w:rPr>
            <w:t>[88]</w:t>
          </w:r>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3001E" w:rsidRPr="0053001E">
            <w:rPr>
              <w:rFonts w:cstheme="minorHAnsi"/>
              <w:color w:val="000000"/>
            </w:rPr>
            <w:t>[89]</w:t>
          </w:r>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3001E" w:rsidRPr="0053001E">
            <w:rPr>
              <w:rFonts w:cstheme="minorHAnsi"/>
              <w:color w:val="000000"/>
            </w:rPr>
            <w:t>[90]</w:t>
          </w:r>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3001E" w:rsidRPr="0053001E">
            <w:rPr>
              <w:color w:val="000000"/>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1" w:name="_Toc129100421"/>
      <w:r w:rsidRPr="00621687">
        <w:rPr>
          <w:rFonts w:asciiTheme="minorHAnsi" w:hAnsiTheme="minorHAnsi" w:cstheme="minorHAnsi"/>
          <w:shd w:val="clear" w:color="auto" w:fill="FFFFFF"/>
        </w:rPr>
        <w:t>4.4 závodní</w:t>
      </w:r>
      <w:bookmarkEnd w:id="41"/>
    </w:p>
    <w:p w14:paraId="14B00349" w14:textId="4EA4C42F"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53001E" w:rsidRPr="00D2156A">
            <w:rPr>
              <w:rFonts w:cstheme="minorHAnsi"/>
              <w:color w:val="000000"/>
            </w:rPr>
            <w:t>[92]</w:t>
          </w:r>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53001E" w:rsidRPr="00D2156A">
            <w:rPr>
              <w:rFonts w:cstheme="minorHAnsi"/>
              <w:color w:val="000000"/>
            </w:rPr>
            <w:t>[93]</w:t>
          </w:r>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Redout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53001E" w:rsidRPr="0053001E">
            <w:rPr>
              <w:rFonts w:cstheme="minorHAnsi"/>
              <w:color w:val="000000"/>
            </w:rPr>
            <w:t>[94]</w:t>
          </w:r>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r w:rsidR="00E5767D" w:rsidRPr="00E5767D">
        <w:rPr>
          <w:rFonts w:cstheme="minorHAnsi"/>
          <w:color w:val="FF0000"/>
          <w:highlight w:val="darkCyan"/>
        </w:rPr>
        <w:t>FlatOut</w:t>
      </w:r>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53001E" w:rsidRPr="0053001E">
            <w:rPr>
              <w:rFonts w:cstheme="minorHAnsi"/>
              <w:color w:val="000000"/>
              <w:highlight w:val="darkCyan"/>
            </w:rPr>
            <w:t>[95]</w:t>
          </w:r>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53001E" w:rsidRPr="0053001E">
            <w:rPr>
              <w:rFonts w:cstheme="minorHAnsi"/>
              <w:color w:val="000000"/>
            </w:rPr>
            <w:t>[96]</w:t>
          </w:r>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
          <w:id w:val="-525487477"/>
          <w:placeholder>
            <w:docPart w:val="B5AEECBB2F394B65AD8F72491631F96D"/>
          </w:placeholder>
        </w:sdtPr>
        <w:sdtContent>
          <w:r w:rsidR="00016564" w:rsidRPr="00016564">
            <w:rPr>
              <w:rFonts w:cstheme="minorHAnsi"/>
              <w:color w:val="000000"/>
            </w:rPr>
            <w:t>[74, 98]</w:t>
          </w:r>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194E0F31" w:rsidR="00F67031" w:rsidRPr="00D2156A" w:rsidRDefault="00F67031" w:rsidP="00DF4197">
      <w:pPr>
        <w:ind w:left="1416" w:firstLine="708"/>
        <w:jc w:val="both"/>
        <w:rPr>
          <w:rFonts w:cstheme="minorHAnsi"/>
          <w:color w:val="92D050"/>
        </w:rPr>
      </w:pPr>
      <w:r w:rsidRPr="00D2156A">
        <w:rPr>
          <w:rFonts w:cstheme="minorHAnsi"/>
          <w:color w:val="92D050"/>
        </w:rPr>
        <w: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t>
      </w:r>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r w:rsidR="0053001E" w:rsidRPr="00D2156A">
            <w:rPr>
              <w:rFonts w:cstheme="minorHAnsi"/>
              <w:color w:val="000000"/>
            </w:rPr>
            <w:t>[95]</w:t>
          </w:r>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2" w:name="_Toc129100422"/>
      <w:r w:rsidRPr="00FD4AB2">
        <w:rPr>
          <w:rFonts w:asciiTheme="minorHAnsi" w:hAnsiTheme="minorHAnsi" w:cstheme="minorHAnsi"/>
        </w:rPr>
        <w:lastRenderedPageBreak/>
        <w:t>4.5 shrnutí</w:t>
      </w:r>
      <w:bookmarkEnd w:id="42"/>
    </w:p>
    <w:p w14:paraId="40BE8703" w14:textId="17BB56C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53001E" w:rsidRPr="0053001E">
            <w:rPr>
              <w:rFonts w:cstheme="minorHAnsi"/>
              <w:color w:val="000000"/>
              <w:highlight w:val="darkCyan"/>
              <w:shd w:val="clear" w:color="auto" w:fill="FFFFFF"/>
            </w:rPr>
            <w:t>[97]</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3" w:name="_Toc129100423"/>
      <w:bookmarkStart w:id="44" w:name="_Hlk76031975"/>
      <w:r w:rsidRPr="00621687">
        <w:rPr>
          <w:rStyle w:val="Nadpis1Char"/>
          <w:rFonts w:asciiTheme="minorHAnsi" w:hAnsiTheme="minorHAnsi" w:cstheme="minorHAnsi"/>
        </w:rPr>
        <w:t>5. Grafické výstupy aplikací</w:t>
      </w:r>
      <w:bookmarkEnd w:id="43"/>
    </w:p>
    <w:bookmarkEnd w:id="44"/>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82DFCF4" w:rsidR="00F67031" w:rsidRDefault="00621EB4" w:rsidP="00621EB4">
      <w:pPr>
        <w:pStyle w:val="Titulek"/>
        <w:ind w:left="1416" w:firstLine="708"/>
        <w:jc w:val="both"/>
      </w:pPr>
      <w:bookmarkStart w:id="45" w:name="_Ref86178372"/>
      <w:r>
        <w:t xml:space="preserve">Obr. </w:t>
      </w:r>
      <w:fldSimple w:instr=" SEQ Obrázek \* ARABIC ">
        <w:r w:rsidR="004B0EF4">
          <w:rPr>
            <w:noProof/>
          </w:rPr>
          <w:t>3</w:t>
        </w:r>
      </w:fldSimple>
      <w:bookmarkEnd w:id="45"/>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016564" w:rsidRPr="00016564">
            <w:rPr>
              <w:i w:val="0"/>
              <w:color w:val="000000"/>
            </w:rPr>
            <w:t>[99]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6" w:name="_Toc129100424"/>
      <w:r w:rsidRPr="00621687">
        <w:rPr>
          <w:rFonts w:asciiTheme="minorHAnsi" w:hAnsiTheme="minorHAnsi" w:cstheme="minorHAnsi"/>
          <w:shd w:val="clear" w:color="auto" w:fill="FFFFFF"/>
        </w:rPr>
        <w:t>5.1 konzolová aplikace</w:t>
      </w:r>
      <w:bookmarkEnd w:id="46"/>
    </w:p>
    <w:p w14:paraId="0AFFEE03" w14:textId="2B38BB3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016564" w:rsidRPr="00016564">
            <w:rPr>
              <w:color w:val="000000"/>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7" w:name="_Toc129100425"/>
      <w:r w:rsidRPr="00621687">
        <w:rPr>
          <w:rFonts w:asciiTheme="minorHAnsi" w:hAnsiTheme="minorHAnsi" w:cstheme="minorHAnsi"/>
        </w:rPr>
        <w:t>5.2 okenní aplikace</w:t>
      </w:r>
      <w:bookmarkEnd w:id="47"/>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8" w:name="_Toc129100426"/>
      <w:r w:rsidRPr="00F7533D">
        <w:rPr>
          <w:rFonts w:asciiTheme="minorHAnsi" w:hAnsiTheme="minorHAnsi" w:cstheme="minorHAnsi"/>
          <w:shd w:val="clear" w:color="auto" w:fill="FFFFFF"/>
        </w:rPr>
        <w:t>5.2.1 WinForm</w:t>
      </w:r>
      <w:bookmarkEnd w:id="48"/>
    </w:p>
    <w:p w14:paraId="537947F6" w14:textId="515E2EC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016564" w:rsidRPr="00016564">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9" w:name="_Toc129100427"/>
      <w:r w:rsidRPr="00621687">
        <w:rPr>
          <w:rFonts w:asciiTheme="minorHAnsi" w:hAnsiTheme="minorHAnsi" w:cstheme="minorHAnsi"/>
          <w:shd w:val="clear" w:color="auto" w:fill="FFFFFF"/>
        </w:rPr>
        <w:t>5.2.2 WPF</w:t>
      </w:r>
      <w:bookmarkEnd w:id="49"/>
    </w:p>
    <w:p w14:paraId="6C3C628A" w14:textId="6178C4A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016564" w:rsidRPr="00016564">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016564" w:rsidRPr="00016564">
            <w:rPr>
              <w:color w:val="000000"/>
            </w:rPr>
            <w:t>[99]</w:t>
          </w:r>
        </w:sdtContent>
      </w:sdt>
    </w:p>
    <w:p w14:paraId="2274372C" w14:textId="56EBE170"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016564" w:rsidRPr="00016564">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CBF037D" w:rsidR="008F5331" w:rsidRDefault="008F5331" w:rsidP="008F5331">
      <w:pPr>
        <w:pStyle w:val="Titulek"/>
        <w:ind w:left="2832" w:firstLine="708"/>
        <w:jc w:val="both"/>
        <w:rPr>
          <w:rFonts w:cstheme="minorHAnsi"/>
          <w:color w:val="00B050"/>
        </w:rPr>
      </w:pPr>
      <w:bookmarkStart w:id="50" w:name="_Ref85442384"/>
      <w:r>
        <w:t xml:space="preserve">Obr. </w:t>
      </w:r>
      <w:fldSimple w:instr=" SEQ Obrázek \* ARABIC ">
        <w:r w:rsidR="004B0EF4">
          <w:rPr>
            <w:noProof/>
          </w:rPr>
          <w:t>4</w:t>
        </w:r>
      </w:fldSimple>
      <w:bookmarkEnd w:id="50"/>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016564" w:rsidRPr="00016564">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1" w:name="_Toc129100428"/>
      <w:r w:rsidRPr="00FD4AB2">
        <w:rPr>
          <w:rFonts w:asciiTheme="minorHAnsi" w:hAnsiTheme="minorHAnsi" w:cstheme="minorHAnsi"/>
        </w:rPr>
        <w:t>5.3 mobilní aplikace</w:t>
      </w:r>
      <w:bookmarkEnd w:id="51"/>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2" w:name="_Toc129100429"/>
      <w:r w:rsidRPr="00FD4AB2">
        <w:rPr>
          <w:rFonts w:asciiTheme="minorHAnsi" w:hAnsiTheme="minorHAnsi" w:cstheme="minorHAnsi"/>
        </w:rPr>
        <w:t>5.3.1 Xamarin</w:t>
      </w:r>
      <w:bookmarkEnd w:id="52"/>
    </w:p>
    <w:p w14:paraId="0ED6474E" w14:textId="21D3491D"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016564" w:rsidRPr="00016564">
            <w:rPr>
              <w:rFonts w:cstheme="minorHAnsi"/>
              <w:color w:val="000000"/>
            </w:rPr>
            <w:t>[102]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016564" w:rsidRPr="00016564">
            <w:rPr>
              <w:rFonts w:cstheme="minorHAnsi"/>
              <w:iCs/>
              <w:color w:val="000000"/>
            </w:rPr>
            <w:t>[102]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016564" w:rsidRPr="00016564">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016564" w:rsidRPr="00016564">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016564" w:rsidRPr="00016564">
            <w:rPr>
              <w:rFonts w:cstheme="minorHAnsi"/>
              <w:color w:val="000000"/>
            </w:rPr>
            <w:t>[105]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016564" w:rsidRPr="00016564">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016564" w:rsidRPr="00016564">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016564" w:rsidRPr="00016564">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3" w:name="_Toc129100430"/>
      <w:r w:rsidRPr="00FD4AB2">
        <w:rPr>
          <w:rFonts w:asciiTheme="minorHAnsi" w:hAnsiTheme="minorHAnsi" w:cstheme="minorHAnsi"/>
        </w:rPr>
        <w:t>5.3.2 Android Studio</w:t>
      </w:r>
      <w:bookmarkEnd w:id="53"/>
    </w:p>
    <w:p w14:paraId="514741BA" w14:textId="58327E5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016564" w:rsidRPr="00016564">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016564" w:rsidRPr="00016564">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016564" w:rsidRPr="00016564">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4"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4"/>
    </w:p>
    <w:p w14:paraId="77FD17D8" w14:textId="2B12355A"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3001E" w:rsidRPr="00016564">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016564" w:rsidRPr="00016564">
            <w:rPr>
              <w:color w:val="000000"/>
            </w:rPr>
            <w:t>[112]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016564" w:rsidRPr="00016564">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5"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CE3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016564" w:rsidRPr="00016564">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016564" w:rsidRPr="00016564">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016564" w:rsidRPr="00016564">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6"/>
    </w:p>
    <w:p w14:paraId="635C71F9" w14:textId="4CE8AE7B"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016564" w:rsidRPr="00016564">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016564" w:rsidRPr="00016564">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016564" w:rsidRPr="00016564">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016564" w:rsidRPr="00016564">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016564" w:rsidRPr="00016564">
            <w:rPr>
              <w:color w:val="000000"/>
            </w:rPr>
            <w:t>[119]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016564" w:rsidRPr="00016564">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016564" w:rsidRPr="00016564">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016564" w:rsidRPr="00016564">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016564" w:rsidRPr="00016564">
            <w:rPr>
              <w:color w:val="000000"/>
            </w:rPr>
            <w:t>[123]</w:t>
          </w:r>
        </w:sdtContent>
      </w:sdt>
      <w:r w:rsidRPr="00D20F7B">
        <w:rPr>
          <w:shd w:val="clear" w:color="auto" w:fill="FFFFFF"/>
        </w:rPr>
        <w:t>.</w:t>
      </w:r>
    </w:p>
    <w:p w14:paraId="6C8D562A" w14:textId="7613851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016564" w:rsidRPr="00016564">
            <w:rPr>
              <w:color w:val="000000"/>
            </w:rPr>
            <w:t>[124]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016564" w:rsidRPr="00016564">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016564" w:rsidRPr="00016564">
            <w:rPr>
              <w:color w:val="000000"/>
            </w:rPr>
            <w:t>[126]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016564" w:rsidRPr="00016564">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016564" w:rsidRPr="00016564">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7"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7"/>
    </w:p>
    <w:p w14:paraId="098E7EA7" w14:textId="6C5C92D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016564" w:rsidRPr="00016564">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016564" w:rsidRPr="00016564">
            <w:rPr>
              <w:color w:val="000000"/>
            </w:rPr>
            <w:t>[133]</w:t>
          </w:r>
        </w:sdtContent>
      </w:sdt>
      <w:r w:rsidRPr="00D20F7B">
        <w:rPr>
          <w:rFonts w:cstheme="minorHAnsi"/>
        </w:rPr>
        <w:t>.</w:t>
      </w:r>
    </w:p>
    <w:p w14:paraId="11F3951E" w14:textId="22E2C41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016564" w:rsidRPr="00016564">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8"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8"/>
    </w:p>
    <w:p w14:paraId="47C5778D" w14:textId="23BA9AD7"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016564" w:rsidRPr="00016564">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9"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9"/>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CAD6FD0" w:rsidR="00F67031" w:rsidRPr="00621687" w:rsidRDefault="00F67031" w:rsidP="00427107">
      <w:pPr>
        <w:pStyle w:val="Titulek"/>
        <w:rPr>
          <w:rFonts w:cstheme="minorHAnsi"/>
        </w:rPr>
      </w:pPr>
      <w:bookmarkStart w:id="60" w:name="_Ref75370800"/>
      <w:r>
        <w:t xml:space="preserve">Tab. </w:t>
      </w:r>
      <w:fldSimple w:instr=" SEQ Tabulka \* ARABIC ">
        <w:r w:rsidR="00E3778F">
          <w:rPr>
            <w:noProof/>
          </w:rPr>
          <w:t>3</w:t>
        </w:r>
      </w:fldSimple>
      <w:bookmarkEnd w:id="60"/>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016564" w:rsidRPr="00016564">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016564" w:rsidRPr="00016564">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016564" w:rsidRPr="00016564">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016564" w:rsidRPr="00016564">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016564" w:rsidRPr="00016564">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016564" w:rsidRPr="00016564">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1" w:name="_Toc129100437"/>
      <w:r w:rsidRPr="00621687">
        <w:rPr>
          <w:rStyle w:val="Nadpis1Char"/>
          <w:rFonts w:asciiTheme="minorHAnsi" w:hAnsiTheme="minorHAnsi" w:cstheme="minorHAnsi"/>
        </w:rPr>
        <w:t>6. Návrh aplikačního modelu</w:t>
      </w:r>
      <w:bookmarkEnd w:id="61"/>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62" w:name="_Ref127987606"/>
      <w:r>
        <w:t xml:space="preserve">Obr. </w:t>
      </w:r>
      <w:fldSimple w:instr=" SEQ Obrázek \* ARABIC ">
        <w:r w:rsidR="004B0EF4">
          <w:rPr>
            <w:noProof/>
          </w:rPr>
          <w:t>5</w:t>
        </w:r>
      </w:fldSimple>
      <w:bookmarkEnd w:id="62"/>
      <w:r>
        <w:t xml:space="preserve"> relační diagram </w:t>
      </w:r>
      <w:r w:rsidR="005B0942">
        <w:t>postavy – vlastní</w:t>
      </w:r>
    </w:p>
    <w:p w14:paraId="34043BB6" w14:textId="7E3425E0"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63" w:author="Martin Novák" w:date="2023-03-20T12:37:00Z"/>
        </w:rPr>
      </w:pPr>
      <w:bookmarkStart w:id="64" w:name="_Ref130125708"/>
      <w:r>
        <w:t xml:space="preserve">Obr. </w:t>
      </w:r>
      <w:fldSimple w:instr=" SEQ Obrázek \* ARABIC ">
        <w:r>
          <w:rPr>
            <w:noProof/>
          </w:rPr>
          <w:t>6</w:t>
        </w:r>
      </w:fldSimple>
      <w:bookmarkEnd w:id="64"/>
      <w:r>
        <w:t xml:space="preserve"> diagram GameManeger-vlastní</w:t>
      </w:r>
    </w:p>
    <w:p w14:paraId="2F8298B3" w14:textId="09BDB591" w:rsidR="00EF56C2" w:rsidRDefault="00EF56C2" w:rsidP="00EF56C2">
      <w:pPr>
        <w:pStyle w:val="Nadpis2"/>
        <w:rPr>
          <w:ins w:id="65" w:author="Martin Novák" w:date="2023-03-20T12:38:00Z"/>
        </w:rPr>
      </w:pPr>
      <w:ins w:id="66" w:author="Martin Novák" w:date="2023-03-20T12:37:00Z">
        <w:r w:rsidRPr="00EF56C2">
          <w:rPr>
            <w:rPrChange w:id="67" w:author="Martin Novák" w:date="2023-03-20T12:38:00Z">
              <w:rPr>
                <w:highlight w:val="yellow"/>
              </w:rPr>
            </w:rPrChange>
          </w:rPr>
          <w:t xml:space="preserve">6.1 Návrhové </w:t>
        </w:r>
      </w:ins>
      <w:ins w:id="68" w:author="Martin Novák" w:date="2023-03-20T12:38:00Z">
        <w:r w:rsidRPr="00EF56C2">
          <w:rPr>
            <w:rPrChange w:id="69" w:author="Martin Novák" w:date="2023-03-20T12:38:00Z">
              <w:rPr>
                <w:highlight w:val="yellow"/>
              </w:rPr>
            </w:rPrChange>
          </w:rPr>
          <w:t>vzory</w:t>
        </w:r>
      </w:ins>
    </w:p>
    <w:p w14:paraId="4DEB4110" w14:textId="11D7FCCC" w:rsidR="00EF56C2" w:rsidRPr="00EF56C2" w:rsidRDefault="00EF56C2" w:rsidP="00EF56C2">
      <w:pPr>
        <w:rPr>
          <w:rPrChange w:id="70" w:author="Martin Novák" w:date="2023-03-20T12:38:00Z">
            <w:rPr>
              <w:highlight w:val="yellow"/>
            </w:rPr>
          </w:rPrChange>
        </w:rPr>
        <w:pPrChange w:id="71" w:author="Martin Novák" w:date="2023-03-20T12:38:00Z">
          <w:pPr>
            <w:pStyle w:val="Titulek"/>
          </w:pPr>
        </w:pPrChange>
      </w:pPr>
      <w:ins w:id="72" w:author="Martin Novák" w:date="2023-03-20T12:38:00Z">
        <w:r>
          <w:t xml:space="preserve">Z návrhu je vidět, že </w:t>
        </w:r>
      </w:ins>
      <w:ins w:id="73" w:author="Martin Novák" w:date="2023-03-20T12:39:00Z">
        <w:r>
          <w:t>některé datové toky je vhodné vyřešit</w:t>
        </w:r>
      </w:ins>
      <w:ins w:id="74" w:author="Martin Novák" w:date="2023-03-20T12:40:00Z">
        <w:r>
          <w:t xml:space="preserve"> pomocí návrhových vzorů, což jsou léty ověřené techniky</w:t>
        </w:r>
      </w:ins>
      <w:ins w:id="75" w:author="Martin Novák" w:date="2023-03-20T13:07:00Z">
        <w:r w:rsidR="003F016B">
          <w:t xml:space="preserve"> pro řešení problémů v objektově orientovaných jazycích</w:t>
        </w:r>
      </w:ins>
      <w:ins w:id="76" w:author="Martin Novák" w:date="2023-03-20T12:40:00Z">
        <w:r>
          <w:t>.</w:t>
        </w:r>
      </w:ins>
      <w:ins w:id="77" w:author="Martin Novák" w:date="2023-03-20T13:19:00Z">
        <w:r w:rsidR="00940719">
          <w:t xml:space="preserve"> Výhodou návrhových vzorů je, že je znají</w:t>
        </w:r>
      </w:ins>
      <w:ins w:id="78" w:author="Martin Novák" w:date="2023-03-20T13:20:00Z">
        <w:r w:rsidR="00940719">
          <w:t xml:space="preserve"> všichni</w:t>
        </w:r>
      </w:ins>
      <w:ins w:id="79" w:author="Martin Novák" w:date="2023-03-20T13:19:00Z">
        <w:r w:rsidR="00940719">
          <w:t xml:space="preserve"> </w:t>
        </w:r>
      </w:ins>
      <w:ins w:id="80" w:author="Martin Novák" w:date="2023-03-20T13:20:00Z">
        <w:r w:rsidR="00940719">
          <w:t>vývojáři po celém světě a nejsou limitovány konkrétní technologií</w:t>
        </w:r>
      </w:ins>
      <w:ins w:id="81" w:author="Martin Novák" w:date="2023-03-20T13:26:00Z">
        <w:r w:rsidR="00940719">
          <w:t xml:space="preserve">, což usnadňuje komunikaci. Jsou děleny do tří skupin. </w:t>
        </w:r>
      </w:ins>
      <w:ins w:id="82" w:author="Martin Novák" w:date="2023-03-20T13:27:00Z">
        <w:r w:rsidR="00940719">
          <w:t>První skupiny řeší vytváření nových instancí.</w:t>
        </w:r>
      </w:ins>
      <w:ins w:id="83" w:author="Martin Novák" w:date="2023-03-20T13:28:00Z">
        <w:r w:rsidR="00B56F86">
          <w:t xml:space="preserve"> Druhá skupina </w:t>
        </w:r>
      </w:ins>
      <w:ins w:id="84" w:author="Martin Novák" w:date="2023-03-20T13:29:00Z">
        <w:r w:rsidR="00B56F86">
          <w:t>určuje strukturu objektů a komunikace mezi nimi.</w:t>
        </w:r>
      </w:ins>
      <w:ins w:id="85" w:author="Martin Novák" w:date="2023-03-20T13:30:00Z">
        <w:r w:rsidR="00B56F86">
          <w:t xml:space="preserve"> Třetí skupina umožňuje úpravu chování</w:t>
        </w:r>
      </w:ins>
      <w:ins w:id="86" w:author="Martin Novák" w:date="2023-03-20T13:32:00Z">
        <w:r w:rsidR="00B56F86">
          <w:t xml:space="preserve"> a v některých případech ho i měnit za běhu aplikace.</w:t>
        </w:r>
      </w:ins>
    </w:p>
    <w:p w14:paraId="55CD4A78" w14:textId="2E3FDAA9" w:rsidR="001C55A0" w:rsidRDefault="00561C65" w:rsidP="00561C65">
      <w:pPr>
        <w:pStyle w:val="Nadpis1"/>
        <w:rPr>
          <w:shd w:val="clear" w:color="auto" w:fill="FFFFFF"/>
        </w:rPr>
      </w:pPr>
      <w:bookmarkStart w:id="87" w:name="_Toc129100438"/>
      <w:r w:rsidRPr="00026347">
        <w:rPr>
          <w:shd w:val="clear" w:color="auto" w:fill="FFFFFF"/>
        </w:rPr>
        <w:lastRenderedPageBreak/>
        <w:t>7.</w:t>
      </w:r>
      <w:r>
        <w:rPr>
          <w:shd w:val="clear" w:color="auto" w:fill="FFFFFF"/>
        </w:rPr>
        <w:t xml:space="preserve"> </w:t>
      </w:r>
      <w:r w:rsidRPr="00561C65">
        <w:rPr>
          <w:shd w:val="clear" w:color="auto" w:fill="FFFFFF"/>
        </w:rPr>
        <w:t>Návrh vzorového řešení</w:t>
      </w:r>
      <w:bookmarkEnd w:id="87"/>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88" w:name="_Toc129100439"/>
      <w:r w:rsidRPr="00026347">
        <w:rPr>
          <w:shd w:val="clear" w:color="auto" w:fill="FFFFFF"/>
        </w:rPr>
        <w:t>7.</w:t>
      </w:r>
      <w:r>
        <w:rPr>
          <w:shd w:val="clear" w:color="auto" w:fill="FFFFFF"/>
        </w:rPr>
        <w:t>1 knihovna</w:t>
      </w:r>
      <w:bookmarkEnd w:id="8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89" w:name="_Ref103770918"/>
      <w:bookmarkStart w:id="90" w:name="_Toc129100440"/>
      <w:r w:rsidRPr="00026347">
        <w:t>7</w:t>
      </w:r>
      <w:r w:rsidR="00AB4BCD" w:rsidRPr="00026347">
        <w:t xml:space="preserve">.1.1 </w:t>
      </w:r>
      <w:r w:rsidR="00E9240E" w:rsidRPr="00026347">
        <w:t>atributy</w:t>
      </w:r>
      <w:bookmarkEnd w:id="89"/>
      <w:bookmarkEnd w:id="9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91" w:name="_Toc129100441"/>
      <w:r w:rsidRPr="00026347">
        <w:t>7</w:t>
      </w:r>
      <w:r w:rsidR="00CB6506" w:rsidRPr="00026347">
        <w:t>.1.2 buffy</w:t>
      </w:r>
      <w:bookmarkEnd w:id="91"/>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92" w:name="_Toc129100442"/>
      <w:r w:rsidRPr="00026347">
        <w:t>7</w:t>
      </w:r>
      <w:r w:rsidR="002B5D06" w:rsidRPr="00026347">
        <w:t>.1.</w:t>
      </w:r>
      <w:r w:rsidR="00D936AC" w:rsidRPr="00026347">
        <w:t>3</w:t>
      </w:r>
      <w:r w:rsidR="002B5D06" w:rsidRPr="00026347">
        <w:t xml:space="preserve"> Postavy</w:t>
      </w:r>
      <w:bookmarkEnd w:id="9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w:t>
      </w:r>
      <w:r w:rsidR="00C0069B" w:rsidRPr="001D3DBA">
        <w:lastRenderedPageBreak/>
        <w:t xml:space="preserve">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93" w:name="_Toc129100443"/>
      <w:r w:rsidRPr="00026347">
        <w:t>7</w:t>
      </w:r>
      <w:r w:rsidR="00925157" w:rsidRPr="00026347">
        <w:t>.1.4 Předměty</w:t>
      </w:r>
      <w:bookmarkEnd w:id="9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94" w:name="_Toc129100444"/>
      <w:r w:rsidRPr="00026347">
        <w:t>7</w:t>
      </w:r>
      <w:r w:rsidR="00B4160F" w:rsidRPr="00026347">
        <w:t>.1.5 inventáře</w:t>
      </w:r>
      <w:bookmarkEnd w:id="94"/>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95" w:name="_Toc129100445"/>
      <w:r w:rsidRPr="00026347">
        <w:t>7</w:t>
      </w:r>
      <w:r w:rsidR="00803C7A" w:rsidRPr="00026347">
        <w:t>.1.6 kouzla</w:t>
      </w:r>
      <w:bookmarkEnd w:id="9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96" w:name="_Toc129100446"/>
      <w:r w:rsidRPr="00026347">
        <w:lastRenderedPageBreak/>
        <w:t>7</w:t>
      </w:r>
      <w:r w:rsidR="00A21C2C" w:rsidRPr="00026347">
        <w:t>.1.7 mapa</w:t>
      </w:r>
      <w:bookmarkEnd w:id="96"/>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97" w:name="_Toc129100447"/>
      <w:r w:rsidRPr="00026347">
        <w:t>7</w:t>
      </w:r>
      <w:r w:rsidR="00BD6C97" w:rsidRPr="00026347">
        <w:t>.6.8 úkoly</w:t>
      </w:r>
      <w:bookmarkEnd w:id="9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98" w:name="_Toc129100448"/>
      <w:r w:rsidRPr="00026347">
        <w:t>7</w:t>
      </w:r>
      <w:r w:rsidR="002D4783" w:rsidRPr="00026347">
        <w:t>.1.</w:t>
      </w:r>
      <w:r w:rsidR="00BE0C3C" w:rsidRPr="00026347">
        <w:t>9</w:t>
      </w:r>
      <w:r w:rsidR="002D4783" w:rsidRPr="00026347">
        <w:t xml:space="preserve"> GameManager</w:t>
      </w:r>
      <w:bookmarkEnd w:id="98"/>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lastRenderedPageBreak/>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99" w:name="_Toc129100449"/>
      <w:r w:rsidRPr="00026347">
        <w:t>7</w:t>
      </w:r>
      <w:r w:rsidR="00BE0C3C" w:rsidRPr="00026347">
        <w:t>.1.10 nastavení</w:t>
      </w:r>
      <w:bookmarkEnd w:id="9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00" w:name="_Toc129100450"/>
      <w:r w:rsidRPr="00026347">
        <w:t>7</w:t>
      </w:r>
      <w:r w:rsidR="00AB30A6" w:rsidRPr="00026347">
        <w:t xml:space="preserve">.2 </w:t>
      </w:r>
      <w:r w:rsidR="00C44197" w:rsidRPr="00026347">
        <w:t>TestovaniCastiKnihovny</w:t>
      </w:r>
      <w:bookmarkEnd w:id="100"/>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01" w:name="_Toc129100451"/>
      <w:r w:rsidRPr="00026347">
        <w:t>7</w:t>
      </w:r>
      <w:r w:rsidR="0069559A" w:rsidRPr="00026347">
        <w:t>.2.1</w:t>
      </w:r>
      <w:r w:rsidR="00555477" w:rsidRPr="00026347">
        <w:t xml:space="preserve"> okno</w:t>
      </w:r>
      <w:r w:rsidR="0069559A" w:rsidRPr="00026347">
        <w:t xml:space="preserve"> Form1</w:t>
      </w:r>
      <w:bookmarkEnd w:id="101"/>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102" w:name="_Ref124797379"/>
      <w:bookmarkStart w:id="103" w:name="_Ref124797370"/>
      <w:r>
        <w:t xml:space="preserve">Obr. </w:t>
      </w:r>
      <w:fldSimple w:instr=" SEQ Obrázek \* ARABIC ">
        <w:r w:rsidR="004B0EF4">
          <w:rPr>
            <w:noProof/>
          </w:rPr>
          <w:t>7</w:t>
        </w:r>
      </w:fldSimple>
      <w:bookmarkEnd w:id="102"/>
      <w:r>
        <w:t xml:space="preserve"> </w:t>
      </w:r>
      <w:r w:rsidR="008D047E">
        <w:t xml:space="preserve">okno </w:t>
      </w:r>
      <w:r>
        <w:t>Form1-vlastní</w:t>
      </w:r>
      <w:bookmarkEnd w:id="103"/>
    </w:p>
    <w:p w14:paraId="659485D2" w14:textId="5CE8A6FB" w:rsidR="0069559A" w:rsidRDefault="00C77786" w:rsidP="00237525">
      <w:pPr>
        <w:pStyle w:val="Nadpis3"/>
      </w:pPr>
      <w:bookmarkStart w:id="104" w:name="_Toc129100452"/>
      <w:r w:rsidRPr="00026347">
        <w:lastRenderedPageBreak/>
        <w:t>7</w:t>
      </w:r>
      <w:r w:rsidR="00237525" w:rsidRPr="00026347">
        <w:t>.2.2</w:t>
      </w:r>
      <w:r w:rsidR="00D62635" w:rsidRPr="00026347">
        <w:t xml:space="preserve"> okno VypisPostava</w:t>
      </w:r>
      <w:bookmarkEnd w:id="104"/>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105" w:name="_Ref124798461"/>
      <w:r>
        <w:t xml:space="preserve">Obr. </w:t>
      </w:r>
      <w:fldSimple w:instr=" SEQ Obrázek \* ARABIC ">
        <w:r w:rsidR="004B0EF4">
          <w:rPr>
            <w:noProof/>
          </w:rPr>
          <w:t>8</w:t>
        </w:r>
      </w:fldSimple>
      <w:bookmarkEnd w:id="105"/>
      <w:r>
        <w:t xml:space="preserve"> </w:t>
      </w:r>
      <w:r w:rsidR="008D047E">
        <w:t xml:space="preserve">okno </w:t>
      </w:r>
      <w:r>
        <w:t>VypisPostava-vlastní</w:t>
      </w:r>
    </w:p>
    <w:p w14:paraId="0A856BFA" w14:textId="0D968717" w:rsidR="00237525" w:rsidRDefault="00C77786" w:rsidP="007F1C5C">
      <w:pPr>
        <w:pStyle w:val="Nadpis3"/>
      </w:pPr>
      <w:bookmarkStart w:id="106" w:name="_Toc129100453"/>
      <w:r w:rsidRPr="00026347">
        <w:t>7</w:t>
      </w:r>
      <w:r w:rsidR="007F1C5C" w:rsidRPr="00026347">
        <w:t>.2.3 okno Combat</w:t>
      </w:r>
      <w:bookmarkEnd w:id="106"/>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107" w:name="_Ref124799884"/>
      <w:r>
        <w:t xml:space="preserve">Obr. </w:t>
      </w:r>
      <w:fldSimple w:instr=" SEQ Obrázek \* ARABIC ">
        <w:r w:rsidR="004B0EF4">
          <w:rPr>
            <w:noProof/>
          </w:rPr>
          <w:t>9</w:t>
        </w:r>
      </w:fldSimple>
      <w:bookmarkEnd w:id="107"/>
      <w:r>
        <w:t xml:space="preserve"> </w:t>
      </w:r>
      <w:r w:rsidR="008D047E">
        <w:t xml:space="preserve">okno </w:t>
      </w:r>
      <w:r>
        <w:t>Combat-vlastní</w:t>
      </w:r>
    </w:p>
    <w:p w14:paraId="05B80103" w14:textId="5ECD05BC" w:rsidR="00237525" w:rsidRDefault="00C77786" w:rsidP="00185E5F">
      <w:pPr>
        <w:pStyle w:val="Nadpis3"/>
      </w:pPr>
      <w:bookmarkStart w:id="108" w:name="_Toc129100454"/>
      <w:r w:rsidRPr="00026347">
        <w:t>7</w:t>
      </w:r>
      <w:r w:rsidR="00185E5F" w:rsidRPr="00026347">
        <w:t>.2.4 okno BuffForm</w:t>
      </w:r>
      <w:bookmarkEnd w:id="108"/>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109" w:name="_Ref128410514"/>
      <w:r>
        <w:t xml:space="preserve">Obr. </w:t>
      </w:r>
      <w:fldSimple w:instr=" SEQ Obrázek \* ARABIC ">
        <w:r w:rsidR="004B0EF4">
          <w:rPr>
            <w:noProof/>
          </w:rPr>
          <w:t>10</w:t>
        </w:r>
      </w:fldSimple>
      <w:bookmarkEnd w:id="109"/>
      <w:r>
        <w:t xml:space="preserve"> okno BuffForm-vlastní</w:t>
      </w:r>
    </w:p>
    <w:p w14:paraId="3DB6C94E" w14:textId="186FD567" w:rsidR="00237525" w:rsidRPr="00026347" w:rsidRDefault="00C77786" w:rsidP="00417082">
      <w:pPr>
        <w:pStyle w:val="Nadpis3"/>
      </w:pPr>
      <w:bookmarkStart w:id="110" w:name="_Toc129100455"/>
      <w:r w:rsidRPr="00026347">
        <w:t>7</w:t>
      </w:r>
      <w:r w:rsidR="00417082" w:rsidRPr="00026347">
        <w:t>.2.5 okno InventarForm</w:t>
      </w:r>
      <w:bookmarkEnd w:id="110"/>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111" w:name="_Ref128413124"/>
      <w:r>
        <w:t xml:space="preserve">Obr. </w:t>
      </w:r>
      <w:fldSimple w:instr=" SEQ Obrázek \* ARABIC ">
        <w:r w:rsidR="004B0EF4">
          <w:rPr>
            <w:noProof/>
          </w:rPr>
          <w:t>11</w:t>
        </w:r>
      </w:fldSimple>
      <w:bookmarkEnd w:id="111"/>
      <w:r>
        <w:t xml:space="preserve"> okno InventarForm v početní a hmotnostní variantě-vlastní</w:t>
      </w:r>
    </w:p>
    <w:p w14:paraId="66685981" w14:textId="6A3A7293" w:rsidR="00417082" w:rsidRDefault="00C77786" w:rsidP="00417082">
      <w:pPr>
        <w:pStyle w:val="Nadpis3"/>
      </w:pPr>
      <w:bookmarkStart w:id="112" w:name="_Toc129100456"/>
      <w:r w:rsidRPr="00026347">
        <w:t>7</w:t>
      </w:r>
      <w:r w:rsidR="00417082" w:rsidRPr="00026347">
        <w:t>.2.6 okn</w:t>
      </w:r>
      <w:r w:rsidR="00C31739">
        <w:t>a</w:t>
      </w:r>
      <w:r w:rsidR="00417082" w:rsidRPr="00026347">
        <w:t xml:space="preserve"> ChunkForm</w:t>
      </w:r>
      <w:r w:rsidR="00C31739">
        <w:t xml:space="preserve"> a MapaForm</w:t>
      </w:r>
      <w:bookmarkEnd w:id="112"/>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113" w:name="_Ref128417280"/>
      <w:r>
        <w:t xml:space="preserve">Obr. </w:t>
      </w:r>
      <w:fldSimple w:instr=" SEQ Obrázek \* ARABIC ">
        <w:r w:rsidR="004B0EF4">
          <w:rPr>
            <w:noProof/>
          </w:rPr>
          <w:t>12</w:t>
        </w:r>
      </w:fldSimple>
      <w:bookmarkEnd w:id="113"/>
      <w:r>
        <w:t xml:space="preserve"> okno ChunkForm-vlastní</w:t>
      </w:r>
    </w:p>
    <w:p w14:paraId="7FAEB0E8" w14:textId="1A437535" w:rsidR="00417082" w:rsidRPr="00026347" w:rsidRDefault="00C77786" w:rsidP="00417082">
      <w:pPr>
        <w:pStyle w:val="Nadpis3"/>
      </w:pPr>
      <w:bookmarkStart w:id="114" w:name="_Toc129100457"/>
      <w:r w:rsidRPr="00026347">
        <w:t>7</w:t>
      </w:r>
      <w:r w:rsidR="00417082" w:rsidRPr="00026347">
        <w:t>.2.7 okno UkolForm</w:t>
      </w:r>
      <w:bookmarkEnd w:id="114"/>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115" w:name="_Ref128418537"/>
      <w:r>
        <w:t xml:space="preserve">Obr. </w:t>
      </w:r>
      <w:fldSimple w:instr=" SEQ Obrázek \* ARABIC ">
        <w:r w:rsidR="004B0EF4">
          <w:rPr>
            <w:noProof/>
          </w:rPr>
          <w:t>13</w:t>
        </w:r>
      </w:fldSimple>
      <w:bookmarkEnd w:id="115"/>
      <w:r w:rsidR="00F01FF8">
        <w:t xml:space="preserve"> okno</w:t>
      </w:r>
      <w:r>
        <w:t xml:space="preserve"> UkolForm-vlastní</w:t>
      </w:r>
    </w:p>
    <w:p w14:paraId="343CE1F3" w14:textId="4958CE7C" w:rsidR="00417082" w:rsidRDefault="00C77786" w:rsidP="00417082">
      <w:pPr>
        <w:pStyle w:val="Nadpis3"/>
      </w:pPr>
      <w:bookmarkStart w:id="116" w:name="_Toc129100458"/>
      <w:r w:rsidRPr="00026347">
        <w:t>7</w:t>
      </w:r>
      <w:r w:rsidR="00417082" w:rsidRPr="00026347">
        <w:t>.2.8 okno NastaveniForm</w:t>
      </w:r>
      <w:bookmarkEnd w:id="116"/>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117" w:name="_Ref128468001"/>
      <w:r>
        <w:t>Obr</w:t>
      </w:r>
      <w:r w:rsidR="00675849">
        <w:t>.</w:t>
      </w:r>
      <w:r>
        <w:t xml:space="preserve"> </w:t>
      </w:r>
      <w:fldSimple w:instr=" SEQ Obrázek \* ARABIC ">
        <w:r w:rsidR="004B0EF4">
          <w:rPr>
            <w:noProof/>
          </w:rPr>
          <w:t>14</w:t>
        </w:r>
      </w:fldSimple>
      <w:bookmarkEnd w:id="117"/>
      <w:r>
        <w:t xml:space="preserve"> okno NastaveniForm-vlastní</w:t>
      </w:r>
    </w:p>
    <w:p w14:paraId="4EEF6293" w14:textId="37C8A479" w:rsidR="00E02B9D" w:rsidRPr="00026347" w:rsidRDefault="00C77786" w:rsidP="00E02B9D">
      <w:pPr>
        <w:pStyle w:val="Nadpis3"/>
      </w:pPr>
      <w:bookmarkStart w:id="118" w:name="_Toc129100459"/>
      <w:r w:rsidRPr="00026347">
        <w:t>7</w:t>
      </w:r>
      <w:r w:rsidR="00E02B9D" w:rsidRPr="00026347">
        <w:t xml:space="preserve">.2.9 okno </w:t>
      </w:r>
      <w:r w:rsidR="003F6983" w:rsidRPr="00026347">
        <w:t>GMMapaForm</w:t>
      </w:r>
      <w:bookmarkEnd w:id="118"/>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119" w:name="_Ref128488987"/>
      <w:r>
        <w:t xml:space="preserve">Obr. </w:t>
      </w:r>
      <w:fldSimple w:instr=" SEQ Obrázek \* ARABIC ">
        <w:r w:rsidR="004B0EF4">
          <w:rPr>
            <w:noProof/>
          </w:rPr>
          <w:t>15</w:t>
        </w:r>
      </w:fldSimple>
      <w:bookmarkEnd w:id="119"/>
      <w:r>
        <w:t xml:space="preserve"> okno GMMapaForm-vlastní</w:t>
      </w:r>
    </w:p>
    <w:p w14:paraId="4B9600D4" w14:textId="17FA3D3D" w:rsidR="00E02B9D" w:rsidRPr="00026347" w:rsidRDefault="00C77786" w:rsidP="00E02B9D">
      <w:pPr>
        <w:pStyle w:val="Nadpis3"/>
      </w:pPr>
      <w:bookmarkStart w:id="120" w:name="_Toc129100460"/>
      <w:r w:rsidRPr="00026347">
        <w:t>7</w:t>
      </w:r>
      <w:r w:rsidR="00E02B9D" w:rsidRPr="00026347">
        <w:t xml:space="preserve">.2.10 okno </w:t>
      </w:r>
      <w:r w:rsidR="003F6983">
        <w:t>GMPostavyForm</w:t>
      </w:r>
      <w:bookmarkEnd w:id="120"/>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21" w:name="_Toc129100461"/>
      <w:r w:rsidRPr="00026347">
        <w:t>7</w:t>
      </w:r>
      <w:r w:rsidR="00E02B9D" w:rsidRPr="00026347">
        <w:t>.2.11 okno GMUkl</w:t>
      </w:r>
      <w:r w:rsidR="00EF5148">
        <w:t>a</w:t>
      </w:r>
      <w:r w:rsidR="00E02B9D" w:rsidRPr="00026347">
        <w:t>daniForm</w:t>
      </w:r>
      <w:bookmarkEnd w:id="121"/>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122" w:name="_Ref129108504"/>
      <w:r>
        <w:t>Obr</w:t>
      </w:r>
      <w:r w:rsidR="007B1788">
        <w:t>.</w:t>
      </w:r>
      <w:r>
        <w:t xml:space="preserve"> </w:t>
      </w:r>
      <w:fldSimple w:instr=" SEQ Obrázek \* ARABIC ">
        <w:r w:rsidR="004B0EF4">
          <w:rPr>
            <w:noProof/>
          </w:rPr>
          <w:t>16</w:t>
        </w:r>
      </w:fldSimple>
      <w:bookmarkEnd w:id="122"/>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23" w:name="_Toc129100462"/>
      <w:r w:rsidRPr="00621687">
        <w:rPr>
          <w:rStyle w:val="Nadpis1Char"/>
          <w:rFonts w:asciiTheme="minorHAnsi" w:hAnsiTheme="minorHAnsi" w:cstheme="minorHAnsi"/>
        </w:rPr>
        <w:t>8. Zhodnocení realizace aplikace</w:t>
      </w:r>
      <w:bookmarkEnd w:id="12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24" w:name="_Toc129100463"/>
      <w:r w:rsidRPr="00621687">
        <w:rPr>
          <w:rFonts w:asciiTheme="minorHAnsi" w:hAnsiTheme="minorHAnsi" w:cstheme="minorHAnsi"/>
          <w:shd w:val="clear" w:color="auto" w:fill="FFFFFF"/>
        </w:rPr>
        <w:t>9. Závěr</w:t>
      </w:r>
      <w:bookmarkEnd w:id="124"/>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25" w:name="_Toc129100464"/>
      <w:r>
        <w:lastRenderedPageBreak/>
        <w:t>Použité zdroje</w:t>
      </w:r>
      <w:bookmarkEnd w:id="125"/>
    </w:p>
    <w:p w14:paraId="232FB7DF" w14:textId="77777777" w:rsidR="004F0CEF" w:rsidRPr="004F0CEF" w:rsidRDefault="004F0CEF" w:rsidP="004F0CEF"/>
    <w:sdt>
      <w:sdtPr>
        <w:tag w:val="MENDELEY_BIBLIOGRAPHY"/>
        <w:id w:val="650411180"/>
        <w:placeholder>
          <w:docPart w:val="DefaultPlaceholder_-1854013440"/>
        </w:placeholder>
      </w:sdtPr>
      <w:sdtContent>
        <w:p w14:paraId="133BF363" w14:textId="77777777" w:rsidR="00016564" w:rsidRDefault="00016564">
          <w:pPr>
            <w:autoSpaceDE w:val="0"/>
            <w:autoSpaceDN w:val="0"/>
            <w:ind w:hanging="640"/>
            <w:divId w:val="538976575"/>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7DF4E9C3" w14:textId="77777777" w:rsidR="00016564" w:rsidRDefault="00016564">
          <w:pPr>
            <w:autoSpaceDE w:val="0"/>
            <w:autoSpaceDN w:val="0"/>
            <w:ind w:hanging="640"/>
            <w:divId w:val="20093588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7B8E503" w14:textId="77777777" w:rsidR="00016564" w:rsidRDefault="00016564">
          <w:pPr>
            <w:autoSpaceDE w:val="0"/>
            <w:autoSpaceDN w:val="0"/>
            <w:ind w:hanging="640"/>
            <w:divId w:val="1564755740"/>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4B3671A4" w14:textId="77777777" w:rsidR="00016564" w:rsidRDefault="00016564">
          <w:pPr>
            <w:autoSpaceDE w:val="0"/>
            <w:autoSpaceDN w:val="0"/>
            <w:ind w:hanging="640"/>
            <w:divId w:val="492374966"/>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02B27A59" w14:textId="77777777" w:rsidR="00016564" w:rsidRDefault="00016564">
          <w:pPr>
            <w:autoSpaceDE w:val="0"/>
            <w:autoSpaceDN w:val="0"/>
            <w:ind w:hanging="640"/>
            <w:divId w:val="1180582166"/>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140C4CAD" w14:textId="77777777" w:rsidR="00016564" w:rsidRDefault="00016564">
          <w:pPr>
            <w:autoSpaceDE w:val="0"/>
            <w:autoSpaceDN w:val="0"/>
            <w:ind w:hanging="640"/>
            <w:divId w:val="91828499"/>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6E64000" w14:textId="77777777" w:rsidR="00016564" w:rsidRDefault="00016564">
          <w:pPr>
            <w:autoSpaceDE w:val="0"/>
            <w:autoSpaceDN w:val="0"/>
            <w:ind w:hanging="640"/>
            <w:divId w:val="974483678"/>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3A31FE7E" w14:textId="77777777" w:rsidR="00016564" w:rsidRDefault="00016564">
          <w:pPr>
            <w:autoSpaceDE w:val="0"/>
            <w:autoSpaceDN w:val="0"/>
            <w:ind w:hanging="640"/>
            <w:divId w:val="60473305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AFCEDFC" w14:textId="77777777" w:rsidR="00016564" w:rsidRDefault="00016564">
          <w:pPr>
            <w:autoSpaceDE w:val="0"/>
            <w:autoSpaceDN w:val="0"/>
            <w:ind w:hanging="640"/>
            <w:divId w:val="752893134"/>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44429797" w14:textId="77777777" w:rsidR="00016564" w:rsidRDefault="00016564">
          <w:pPr>
            <w:autoSpaceDE w:val="0"/>
            <w:autoSpaceDN w:val="0"/>
            <w:ind w:hanging="640"/>
            <w:divId w:val="1027557249"/>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49BE5ACA" w14:textId="77777777" w:rsidR="00016564" w:rsidRDefault="00016564">
          <w:pPr>
            <w:autoSpaceDE w:val="0"/>
            <w:autoSpaceDN w:val="0"/>
            <w:ind w:hanging="640"/>
            <w:divId w:val="1184130091"/>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26ADD68B" w14:textId="77777777" w:rsidR="00016564" w:rsidRDefault="00016564">
          <w:pPr>
            <w:autoSpaceDE w:val="0"/>
            <w:autoSpaceDN w:val="0"/>
            <w:ind w:hanging="640"/>
            <w:divId w:val="1702585492"/>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60C6032" w14:textId="77777777" w:rsidR="00016564" w:rsidRDefault="00016564">
          <w:pPr>
            <w:autoSpaceDE w:val="0"/>
            <w:autoSpaceDN w:val="0"/>
            <w:ind w:hanging="640"/>
            <w:divId w:val="583223815"/>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53D345DD" w14:textId="77777777" w:rsidR="00016564" w:rsidRDefault="00016564">
          <w:pPr>
            <w:autoSpaceDE w:val="0"/>
            <w:autoSpaceDN w:val="0"/>
            <w:ind w:hanging="640"/>
            <w:divId w:val="326370263"/>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B2C181C" w14:textId="77777777" w:rsidR="00016564" w:rsidRDefault="00016564">
          <w:pPr>
            <w:autoSpaceDE w:val="0"/>
            <w:autoSpaceDN w:val="0"/>
            <w:ind w:hanging="640"/>
            <w:divId w:val="1396009034"/>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5A5C86F" w14:textId="77777777" w:rsidR="00016564" w:rsidRDefault="00016564">
          <w:pPr>
            <w:autoSpaceDE w:val="0"/>
            <w:autoSpaceDN w:val="0"/>
            <w:ind w:hanging="640"/>
            <w:divId w:val="1934044328"/>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14071149" w14:textId="77777777" w:rsidR="00016564" w:rsidRDefault="00016564">
          <w:pPr>
            <w:autoSpaceDE w:val="0"/>
            <w:autoSpaceDN w:val="0"/>
            <w:ind w:hanging="640"/>
            <w:divId w:val="119858892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6E2ED184" w14:textId="77777777" w:rsidR="00016564" w:rsidRDefault="00016564">
          <w:pPr>
            <w:autoSpaceDE w:val="0"/>
            <w:autoSpaceDN w:val="0"/>
            <w:ind w:hanging="640"/>
            <w:divId w:val="1690065001"/>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528B768" w14:textId="77777777" w:rsidR="00016564" w:rsidRDefault="00016564">
          <w:pPr>
            <w:autoSpaceDE w:val="0"/>
            <w:autoSpaceDN w:val="0"/>
            <w:ind w:hanging="640"/>
            <w:divId w:val="1375539891"/>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5610CD66" w14:textId="77777777" w:rsidR="00016564" w:rsidRDefault="00016564">
          <w:pPr>
            <w:autoSpaceDE w:val="0"/>
            <w:autoSpaceDN w:val="0"/>
            <w:ind w:hanging="640"/>
            <w:divId w:val="156618236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5DA499DF" w14:textId="77777777" w:rsidR="00016564" w:rsidRDefault="00016564">
          <w:pPr>
            <w:autoSpaceDE w:val="0"/>
            <w:autoSpaceDN w:val="0"/>
            <w:ind w:hanging="640"/>
            <w:divId w:val="197933730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EAFD55C" w14:textId="77777777" w:rsidR="00016564" w:rsidRDefault="00016564">
          <w:pPr>
            <w:autoSpaceDE w:val="0"/>
            <w:autoSpaceDN w:val="0"/>
            <w:ind w:hanging="640"/>
            <w:divId w:val="1287546899"/>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0A98D9A1" w14:textId="77777777" w:rsidR="00016564" w:rsidRDefault="00016564">
          <w:pPr>
            <w:autoSpaceDE w:val="0"/>
            <w:autoSpaceDN w:val="0"/>
            <w:ind w:hanging="640"/>
            <w:divId w:val="11344511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24E1B99A" w14:textId="77777777" w:rsidR="00016564" w:rsidRDefault="00016564">
          <w:pPr>
            <w:autoSpaceDE w:val="0"/>
            <w:autoSpaceDN w:val="0"/>
            <w:ind w:hanging="640"/>
            <w:divId w:val="2055545037"/>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029A00B2" w14:textId="77777777" w:rsidR="00016564" w:rsidRDefault="00016564">
          <w:pPr>
            <w:autoSpaceDE w:val="0"/>
            <w:autoSpaceDN w:val="0"/>
            <w:ind w:hanging="640"/>
            <w:divId w:val="1812744724"/>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9196588" w14:textId="77777777" w:rsidR="00016564" w:rsidRDefault="00016564">
          <w:pPr>
            <w:autoSpaceDE w:val="0"/>
            <w:autoSpaceDN w:val="0"/>
            <w:ind w:hanging="640"/>
            <w:divId w:val="2039426398"/>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0E590D72" w14:textId="77777777" w:rsidR="00016564" w:rsidRDefault="00016564">
          <w:pPr>
            <w:autoSpaceDE w:val="0"/>
            <w:autoSpaceDN w:val="0"/>
            <w:ind w:hanging="640"/>
            <w:divId w:val="193275268"/>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09657C46" w14:textId="77777777" w:rsidR="00016564" w:rsidRDefault="00016564">
          <w:pPr>
            <w:autoSpaceDE w:val="0"/>
            <w:autoSpaceDN w:val="0"/>
            <w:ind w:hanging="640"/>
            <w:divId w:val="1032850671"/>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55D4334" w14:textId="77777777" w:rsidR="00016564" w:rsidRDefault="00016564">
          <w:pPr>
            <w:autoSpaceDE w:val="0"/>
            <w:autoSpaceDN w:val="0"/>
            <w:ind w:hanging="640"/>
            <w:divId w:val="781613268"/>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5E7D717" w14:textId="77777777" w:rsidR="00016564" w:rsidRDefault="00016564">
          <w:pPr>
            <w:autoSpaceDE w:val="0"/>
            <w:autoSpaceDN w:val="0"/>
            <w:ind w:hanging="640"/>
            <w:divId w:val="297493951"/>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1A3365D9" w14:textId="77777777" w:rsidR="00016564" w:rsidRDefault="00016564">
          <w:pPr>
            <w:autoSpaceDE w:val="0"/>
            <w:autoSpaceDN w:val="0"/>
            <w:ind w:hanging="640"/>
            <w:divId w:val="2127312578"/>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40D6FD2A" w14:textId="77777777" w:rsidR="00016564" w:rsidRDefault="00016564">
          <w:pPr>
            <w:autoSpaceDE w:val="0"/>
            <w:autoSpaceDN w:val="0"/>
            <w:ind w:hanging="640"/>
            <w:divId w:val="1533347894"/>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2BB0B1A" w14:textId="77777777" w:rsidR="00016564" w:rsidRDefault="00016564">
          <w:pPr>
            <w:autoSpaceDE w:val="0"/>
            <w:autoSpaceDN w:val="0"/>
            <w:ind w:hanging="640"/>
            <w:divId w:val="89855139"/>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2CA5ABEE" w14:textId="77777777" w:rsidR="00016564" w:rsidRDefault="00016564">
          <w:pPr>
            <w:autoSpaceDE w:val="0"/>
            <w:autoSpaceDN w:val="0"/>
            <w:ind w:hanging="640"/>
            <w:divId w:val="1050806086"/>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6AC187E0" w14:textId="77777777" w:rsidR="00016564" w:rsidRDefault="00016564">
          <w:pPr>
            <w:autoSpaceDE w:val="0"/>
            <w:autoSpaceDN w:val="0"/>
            <w:ind w:hanging="640"/>
            <w:divId w:val="547035094"/>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1D8681FB" w14:textId="77777777" w:rsidR="00016564" w:rsidRDefault="00016564">
          <w:pPr>
            <w:autoSpaceDE w:val="0"/>
            <w:autoSpaceDN w:val="0"/>
            <w:ind w:hanging="640"/>
            <w:divId w:val="223637136"/>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C353959" w14:textId="77777777" w:rsidR="00016564" w:rsidRDefault="00016564">
          <w:pPr>
            <w:autoSpaceDE w:val="0"/>
            <w:autoSpaceDN w:val="0"/>
            <w:ind w:hanging="640"/>
            <w:divId w:val="754087411"/>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30E5E9E5" w14:textId="77777777" w:rsidR="00016564" w:rsidRDefault="00016564">
          <w:pPr>
            <w:autoSpaceDE w:val="0"/>
            <w:autoSpaceDN w:val="0"/>
            <w:ind w:hanging="640"/>
            <w:divId w:val="422915652"/>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7F4AB281" w14:textId="77777777" w:rsidR="00016564" w:rsidRDefault="00016564">
          <w:pPr>
            <w:autoSpaceDE w:val="0"/>
            <w:autoSpaceDN w:val="0"/>
            <w:ind w:hanging="640"/>
            <w:divId w:val="1964076663"/>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6FAF0788" w14:textId="77777777" w:rsidR="00016564" w:rsidRDefault="00016564">
          <w:pPr>
            <w:autoSpaceDE w:val="0"/>
            <w:autoSpaceDN w:val="0"/>
            <w:ind w:hanging="640"/>
            <w:divId w:val="2108846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28C0D23C" w14:textId="77777777" w:rsidR="00016564" w:rsidRDefault="00016564">
          <w:pPr>
            <w:autoSpaceDE w:val="0"/>
            <w:autoSpaceDN w:val="0"/>
            <w:ind w:hanging="640"/>
            <w:divId w:val="1351562957"/>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084E1BF2" w14:textId="77777777" w:rsidR="00016564" w:rsidRDefault="00016564">
          <w:pPr>
            <w:autoSpaceDE w:val="0"/>
            <w:autoSpaceDN w:val="0"/>
            <w:ind w:hanging="640"/>
            <w:divId w:val="1867715005"/>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3792C5B7" w14:textId="77777777" w:rsidR="00016564" w:rsidRDefault="00016564">
          <w:pPr>
            <w:autoSpaceDE w:val="0"/>
            <w:autoSpaceDN w:val="0"/>
            <w:ind w:hanging="640"/>
            <w:divId w:val="386729077"/>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4B7DD2B" w14:textId="77777777" w:rsidR="00016564" w:rsidRDefault="00016564">
          <w:pPr>
            <w:autoSpaceDE w:val="0"/>
            <w:autoSpaceDN w:val="0"/>
            <w:ind w:hanging="640"/>
            <w:divId w:val="1979527397"/>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6CAC6C5F" w14:textId="77777777" w:rsidR="00016564" w:rsidRDefault="00016564">
          <w:pPr>
            <w:autoSpaceDE w:val="0"/>
            <w:autoSpaceDN w:val="0"/>
            <w:ind w:hanging="640"/>
            <w:divId w:val="1167210247"/>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2DC669BB" w14:textId="77777777" w:rsidR="00016564" w:rsidRDefault="00016564">
          <w:pPr>
            <w:autoSpaceDE w:val="0"/>
            <w:autoSpaceDN w:val="0"/>
            <w:ind w:hanging="640"/>
            <w:divId w:val="839588676"/>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2FD2F018" w14:textId="77777777" w:rsidR="00016564" w:rsidRDefault="00016564">
          <w:pPr>
            <w:autoSpaceDE w:val="0"/>
            <w:autoSpaceDN w:val="0"/>
            <w:ind w:hanging="640"/>
            <w:divId w:val="372923777"/>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4A51954C" w14:textId="77777777" w:rsidR="00016564" w:rsidRDefault="00016564">
          <w:pPr>
            <w:autoSpaceDE w:val="0"/>
            <w:autoSpaceDN w:val="0"/>
            <w:ind w:hanging="640"/>
            <w:divId w:val="138556552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6D95083" w14:textId="77777777" w:rsidR="00016564" w:rsidRDefault="00016564">
          <w:pPr>
            <w:autoSpaceDE w:val="0"/>
            <w:autoSpaceDN w:val="0"/>
            <w:ind w:hanging="640"/>
            <w:divId w:val="428500684"/>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49F28B81" w14:textId="77777777" w:rsidR="00016564" w:rsidRDefault="00016564">
          <w:pPr>
            <w:autoSpaceDE w:val="0"/>
            <w:autoSpaceDN w:val="0"/>
            <w:ind w:hanging="640"/>
            <w:divId w:val="1453981722"/>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78DEAC80" w14:textId="77777777" w:rsidR="00016564" w:rsidRDefault="00016564">
          <w:pPr>
            <w:autoSpaceDE w:val="0"/>
            <w:autoSpaceDN w:val="0"/>
            <w:ind w:hanging="640"/>
            <w:divId w:val="1893232040"/>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118CA623" w14:textId="77777777" w:rsidR="00016564" w:rsidRDefault="00016564">
          <w:pPr>
            <w:autoSpaceDE w:val="0"/>
            <w:autoSpaceDN w:val="0"/>
            <w:ind w:hanging="640"/>
            <w:divId w:val="1699888814"/>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5BCE351A" w14:textId="77777777" w:rsidR="00016564" w:rsidRDefault="00016564">
          <w:pPr>
            <w:autoSpaceDE w:val="0"/>
            <w:autoSpaceDN w:val="0"/>
            <w:ind w:hanging="640"/>
            <w:divId w:val="1083255293"/>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10D7FC9E" w14:textId="77777777" w:rsidR="00016564" w:rsidRDefault="00016564">
          <w:pPr>
            <w:autoSpaceDE w:val="0"/>
            <w:autoSpaceDN w:val="0"/>
            <w:ind w:hanging="640"/>
            <w:divId w:val="190062609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4902E887" w14:textId="77777777" w:rsidR="00016564" w:rsidRDefault="00016564">
          <w:pPr>
            <w:autoSpaceDE w:val="0"/>
            <w:autoSpaceDN w:val="0"/>
            <w:ind w:hanging="640"/>
            <w:divId w:val="1651708514"/>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0F9F668D" w14:textId="77777777" w:rsidR="00016564" w:rsidRDefault="00016564">
          <w:pPr>
            <w:autoSpaceDE w:val="0"/>
            <w:autoSpaceDN w:val="0"/>
            <w:ind w:hanging="640"/>
            <w:divId w:val="945964921"/>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712DEB16" w14:textId="77777777" w:rsidR="00016564" w:rsidRDefault="00016564">
          <w:pPr>
            <w:autoSpaceDE w:val="0"/>
            <w:autoSpaceDN w:val="0"/>
            <w:ind w:hanging="640"/>
            <w:divId w:val="446046528"/>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09A0B038" w14:textId="77777777" w:rsidR="00016564" w:rsidRDefault="00016564">
          <w:pPr>
            <w:autoSpaceDE w:val="0"/>
            <w:autoSpaceDN w:val="0"/>
            <w:ind w:hanging="640"/>
            <w:divId w:val="711539961"/>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74950651" w14:textId="77777777" w:rsidR="00016564" w:rsidRDefault="00016564">
          <w:pPr>
            <w:autoSpaceDE w:val="0"/>
            <w:autoSpaceDN w:val="0"/>
            <w:ind w:hanging="640"/>
            <w:divId w:val="898634804"/>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420578D" w14:textId="77777777" w:rsidR="00016564" w:rsidRDefault="00016564">
          <w:pPr>
            <w:autoSpaceDE w:val="0"/>
            <w:autoSpaceDN w:val="0"/>
            <w:ind w:hanging="640"/>
            <w:divId w:val="250697243"/>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37CB7518" w14:textId="77777777" w:rsidR="00016564" w:rsidRDefault="00016564">
          <w:pPr>
            <w:autoSpaceDE w:val="0"/>
            <w:autoSpaceDN w:val="0"/>
            <w:ind w:hanging="640"/>
            <w:divId w:val="1598712005"/>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1357EE64" w14:textId="77777777" w:rsidR="00016564" w:rsidRDefault="00016564">
          <w:pPr>
            <w:autoSpaceDE w:val="0"/>
            <w:autoSpaceDN w:val="0"/>
            <w:ind w:hanging="640"/>
            <w:divId w:val="122575902"/>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2F612F8C" w14:textId="77777777" w:rsidR="00016564" w:rsidRDefault="00016564">
          <w:pPr>
            <w:autoSpaceDE w:val="0"/>
            <w:autoSpaceDN w:val="0"/>
            <w:ind w:hanging="640"/>
            <w:divId w:val="58554748"/>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3E69D0B2" w14:textId="77777777" w:rsidR="00016564" w:rsidRDefault="00016564">
          <w:pPr>
            <w:autoSpaceDE w:val="0"/>
            <w:autoSpaceDN w:val="0"/>
            <w:ind w:hanging="640"/>
            <w:divId w:val="750394924"/>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7C781766" w14:textId="77777777" w:rsidR="00016564" w:rsidRDefault="00016564">
          <w:pPr>
            <w:autoSpaceDE w:val="0"/>
            <w:autoSpaceDN w:val="0"/>
            <w:ind w:hanging="640"/>
            <w:divId w:val="75639363"/>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2626A2FC" w14:textId="77777777" w:rsidR="00016564" w:rsidRDefault="00016564">
          <w:pPr>
            <w:autoSpaceDE w:val="0"/>
            <w:autoSpaceDN w:val="0"/>
            <w:ind w:hanging="640"/>
            <w:divId w:val="1672947687"/>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3476BFF" w14:textId="77777777" w:rsidR="00016564" w:rsidRDefault="00016564">
          <w:pPr>
            <w:autoSpaceDE w:val="0"/>
            <w:autoSpaceDN w:val="0"/>
            <w:ind w:hanging="640"/>
            <w:divId w:val="1862550747"/>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606F64B" w14:textId="77777777" w:rsidR="00016564" w:rsidRDefault="00016564">
          <w:pPr>
            <w:autoSpaceDE w:val="0"/>
            <w:autoSpaceDN w:val="0"/>
            <w:ind w:hanging="640"/>
            <w:divId w:val="458840081"/>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64238139" w14:textId="77777777" w:rsidR="00016564" w:rsidRDefault="00016564">
          <w:pPr>
            <w:autoSpaceDE w:val="0"/>
            <w:autoSpaceDN w:val="0"/>
            <w:ind w:hanging="640"/>
            <w:divId w:val="660933550"/>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412149B7" w14:textId="77777777" w:rsidR="00016564" w:rsidRDefault="00016564">
          <w:pPr>
            <w:autoSpaceDE w:val="0"/>
            <w:autoSpaceDN w:val="0"/>
            <w:ind w:hanging="640"/>
            <w:divId w:val="42784640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3515BB70" w14:textId="77777777" w:rsidR="00016564" w:rsidRDefault="00016564">
          <w:pPr>
            <w:autoSpaceDE w:val="0"/>
            <w:autoSpaceDN w:val="0"/>
            <w:ind w:hanging="640"/>
            <w:divId w:val="1903443634"/>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1DC475E1" w14:textId="77777777" w:rsidR="00016564" w:rsidRDefault="00016564">
          <w:pPr>
            <w:autoSpaceDE w:val="0"/>
            <w:autoSpaceDN w:val="0"/>
            <w:ind w:hanging="640"/>
            <w:divId w:val="1144279322"/>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14EB0970" w14:textId="77777777" w:rsidR="00016564" w:rsidRDefault="00016564">
          <w:pPr>
            <w:autoSpaceDE w:val="0"/>
            <w:autoSpaceDN w:val="0"/>
            <w:ind w:hanging="640"/>
            <w:divId w:val="1791781822"/>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7D5D938" w14:textId="77777777" w:rsidR="00016564" w:rsidRDefault="00016564">
          <w:pPr>
            <w:autoSpaceDE w:val="0"/>
            <w:autoSpaceDN w:val="0"/>
            <w:ind w:hanging="640"/>
            <w:divId w:val="21236422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1FAF06C" w14:textId="77777777" w:rsidR="00016564" w:rsidRDefault="00016564">
          <w:pPr>
            <w:autoSpaceDE w:val="0"/>
            <w:autoSpaceDN w:val="0"/>
            <w:ind w:hanging="640"/>
            <w:divId w:val="80728120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2E5FFC2" w14:textId="77777777" w:rsidR="00016564" w:rsidRDefault="00016564">
          <w:pPr>
            <w:autoSpaceDE w:val="0"/>
            <w:autoSpaceDN w:val="0"/>
            <w:ind w:hanging="640"/>
            <w:divId w:val="669328614"/>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1C916283" w14:textId="77777777" w:rsidR="00016564" w:rsidRDefault="00016564">
          <w:pPr>
            <w:autoSpaceDE w:val="0"/>
            <w:autoSpaceDN w:val="0"/>
            <w:ind w:hanging="640"/>
            <w:divId w:val="686954738"/>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107D0C71" w14:textId="77777777" w:rsidR="00016564" w:rsidRDefault="00016564">
          <w:pPr>
            <w:autoSpaceDE w:val="0"/>
            <w:autoSpaceDN w:val="0"/>
            <w:ind w:hanging="640"/>
            <w:divId w:val="58990713"/>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2852FE27" w14:textId="77777777" w:rsidR="00016564" w:rsidRDefault="00016564">
          <w:pPr>
            <w:autoSpaceDE w:val="0"/>
            <w:autoSpaceDN w:val="0"/>
            <w:ind w:hanging="640"/>
            <w:divId w:val="1150295131"/>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2ECF35D" w14:textId="77777777" w:rsidR="00016564" w:rsidRDefault="00016564">
          <w:pPr>
            <w:autoSpaceDE w:val="0"/>
            <w:autoSpaceDN w:val="0"/>
            <w:ind w:hanging="640"/>
            <w:divId w:val="1669098181"/>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740FE6B" w14:textId="77777777" w:rsidR="00016564" w:rsidRDefault="00016564">
          <w:pPr>
            <w:autoSpaceDE w:val="0"/>
            <w:autoSpaceDN w:val="0"/>
            <w:ind w:hanging="640"/>
            <w:divId w:val="649141226"/>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036D1B3A" w14:textId="77777777" w:rsidR="00016564" w:rsidRDefault="00016564">
          <w:pPr>
            <w:autoSpaceDE w:val="0"/>
            <w:autoSpaceDN w:val="0"/>
            <w:ind w:hanging="640"/>
            <w:divId w:val="1675299342"/>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BBA3712" w14:textId="77777777" w:rsidR="00016564" w:rsidRDefault="00016564">
          <w:pPr>
            <w:autoSpaceDE w:val="0"/>
            <w:autoSpaceDN w:val="0"/>
            <w:ind w:hanging="640"/>
            <w:divId w:val="1072116646"/>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01DF6D75" w14:textId="77777777" w:rsidR="00016564" w:rsidRDefault="00016564">
          <w:pPr>
            <w:autoSpaceDE w:val="0"/>
            <w:autoSpaceDN w:val="0"/>
            <w:ind w:hanging="640"/>
            <w:divId w:val="2050445623"/>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7376D2A7" w14:textId="77777777" w:rsidR="00016564" w:rsidRDefault="00016564">
          <w:pPr>
            <w:autoSpaceDE w:val="0"/>
            <w:autoSpaceDN w:val="0"/>
            <w:ind w:hanging="640"/>
            <w:divId w:val="1492941147"/>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07C56DE" w14:textId="77777777" w:rsidR="00016564" w:rsidRDefault="00016564">
          <w:pPr>
            <w:autoSpaceDE w:val="0"/>
            <w:autoSpaceDN w:val="0"/>
            <w:ind w:hanging="640"/>
            <w:divId w:val="1352802810"/>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D1D5958" w14:textId="77777777" w:rsidR="00016564" w:rsidRDefault="00016564">
          <w:pPr>
            <w:autoSpaceDE w:val="0"/>
            <w:autoSpaceDN w:val="0"/>
            <w:ind w:hanging="640"/>
            <w:divId w:val="1996448756"/>
            <w:rPr>
              <w:rFonts w:eastAsia="Times New Roman"/>
            </w:rPr>
          </w:pPr>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59F93E83" w14:textId="77777777" w:rsidR="00016564" w:rsidRDefault="00016564">
          <w:pPr>
            <w:autoSpaceDE w:val="0"/>
            <w:autoSpaceDN w:val="0"/>
            <w:ind w:hanging="640"/>
            <w:divId w:val="1012994671"/>
            <w:rPr>
              <w:rFonts w:eastAsia="Times New Roman"/>
            </w:rPr>
          </w:pPr>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49E0149C" w14:textId="77777777" w:rsidR="00016564" w:rsidRDefault="00016564">
          <w:pPr>
            <w:autoSpaceDE w:val="0"/>
            <w:autoSpaceDN w:val="0"/>
            <w:ind w:hanging="640"/>
            <w:divId w:val="992485396"/>
            <w:rPr>
              <w:rFonts w:eastAsia="Times New Roman"/>
            </w:rPr>
          </w:pPr>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34838987" w14:textId="77777777" w:rsidR="00016564" w:rsidRDefault="00016564">
          <w:pPr>
            <w:autoSpaceDE w:val="0"/>
            <w:autoSpaceDN w:val="0"/>
            <w:ind w:hanging="640"/>
            <w:divId w:val="958490033"/>
            <w:rPr>
              <w:rFonts w:eastAsia="Times New Roman"/>
            </w:rPr>
          </w:pPr>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353FC640" w14:textId="77777777" w:rsidR="00016564" w:rsidRDefault="00016564">
          <w:pPr>
            <w:autoSpaceDE w:val="0"/>
            <w:autoSpaceDN w:val="0"/>
            <w:ind w:hanging="640"/>
            <w:divId w:val="1356735801"/>
            <w:rPr>
              <w:rFonts w:eastAsia="Times New Roman"/>
            </w:rPr>
          </w:pPr>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AA566A8" w14:textId="77777777" w:rsidR="00016564" w:rsidRDefault="00016564">
          <w:pPr>
            <w:autoSpaceDE w:val="0"/>
            <w:autoSpaceDN w:val="0"/>
            <w:ind w:hanging="640"/>
            <w:divId w:val="435249419"/>
            <w:rPr>
              <w:rFonts w:eastAsia="Times New Roman"/>
            </w:rPr>
          </w:pPr>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666019F7" w14:textId="77777777" w:rsidR="00016564" w:rsidRDefault="00016564">
          <w:pPr>
            <w:autoSpaceDE w:val="0"/>
            <w:autoSpaceDN w:val="0"/>
            <w:ind w:hanging="640"/>
            <w:divId w:val="1987271972"/>
            <w:rPr>
              <w:rFonts w:eastAsia="Times New Roman"/>
            </w:rPr>
          </w:pPr>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0FD0F7E5" w14:textId="77777777" w:rsidR="00016564" w:rsidRDefault="00016564">
          <w:pPr>
            <w:autoSpaceDE w:val="0"/>
            <w:autoSpaceDN w:val="0"/>
            <w:ind w:hanging="640"/>
            <w:divId w:val="1458598059"/>
            <w:rPr>
              <w:rFonts w:eastAsia="Times New Roman"/>
            </w:rPr>
          </w:pPr>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5EC2B387" w14:textId="77777777" w:rsidR="00016564" w:rsidRDefault="00016564">
          <w:pPr>
            <w:autoSpaceDE w:val="0"/>
            <w:autoSpaceDN w:val="0"/>
            <w:ind w:hanging="640"/>
            <w:divId w:val="139854241"/>
            <w:rPr>
              <w:rFonts w:eastAsia="Times New Roman"/>
            </w:rPr>
          </w:pPr>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6E6E29BE" w14:textId="77777777" w:rsidR="00016564" w:rsidRDefault="00016564">
          <w:pPr>
            <w:autoSpaceDE w:val="0"/>
            <w:autoSpaceDN w:val="0"/>
            <w:ind w:hanging="640"/>
            <w:divId w:val="316614446"/>
            <w:rPr>
              <w:rFonts w:eastAsia="Times New Roman"/>
            </w:rPr>
          </w:pPr>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134446DA" w14:textId="77777777" w:rsidR="00016564" w:rsidRDefault="00016564">
          <w:pPr>
            <w:autoSpaceDE w:val="0"/>
            <w:autoSpaceDN w:val="0"/>
            <w:ind w:hanging="640"/>
            <w:divId w:val="631861400"/>
            <w:rPr>
              <w:rFonts w:eastAsia="Times New Roman"/>
            </w:rPr>
          </w:pPr>
          <w:r>
            <w:rPr>
              <w:rFonts w:eastAsia="Times New Roman"/>
            </w:rPr>
            <w:t xml:space="preserve">[97]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3D5ED12B" w14:textId="77777777" w:rsidR="00016564" w:rsidRDefault="00016564">
          <w:pPr>
            <w:autoSpaceDE w:val="0"/>
            <w:autoSpaceDN w:val="0"/>
            <w:ind w:hanging="640"/>
            <w:divId w:val="260646470"/>
            <w:rPr>
              <w:rFonts w:eastAsia="Times New Roman"/>
            </w:rPr>
          </w:pPr>
          <w:r>
            <w:rPr>
              <w:rFonts w:eastAsia="Times New Roman"/>
            </w:rPr>
            <w:t xml:space="preserve">[98]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798B2C65" w14:textId="77777777" w:rsidR="00016564" w:rsidRDefault="00016564">
          <w:pPr>
            <w:autoSpaceDE w:val="0"/>
            <w:autoSpaceDN w:val="0"/>
            <w:ind w:hanging="640"/>
            <w:divId w:val="1884638235"/>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B330D5C" w14:textId="77777777" w:rsidR="00016564" w:rsidRDefault="00016564">
          <w:pPr>
            <w:autoSpaceDE w:val="0"/>
            <w:autoSpaceDN w:val="0"/>
            <w:ind w:hanging="640"/>
            <w:divId w:val="935358858"/>
            <w:rPr>
              <w:rFonts w:eastAsia="Times New Roman"/>
            </w:rPr>
          </w:pPr>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20946734" w14:textId="77777777" w:rsidR="00016564" w:rsidRDefault="00016564">
          <w:pPr>
            <w:autoSpaceDE w:val="0"/>
            <w:autoSpaceDN w:val="0"/>
            <w:ind w:hanging="640"/>
            <w:divId w:val="1520200715"/>
            <w:rPr>
              <w:rFonts w:eastAsia="Times New Roman"/>
            </w:rPr>
          </w:pPr>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7847F534" w14:textId="77777777" w:rsidR="00016564" w:rsidRDefault="00016564">
          <w:pPr>
            <w:autoSpaceDE w:val="0"/>
            <w:autoSpaceDN w:val="0"/>
            <w:ind w:hanging="640"/>
            <w:divId w:val="437335826"/>
            <w:rPr>
              <w:rFonts w:eastAsia="Times New Roman"/>
            </w:rPr>
          </w:pPr>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B96B862" w14:textId="77777777" w:rsidR="00016564" w:rsidRDefault="00016564">
          <w:pPr>
            <w:autoSpaceDE w:val="0"/>
            <w:autoSpaceDN w:val="0"/>
            <w:ind w:hanging="640"/>
            <w:divId w:val="881012850"/>
            <w:rPr>
              <w:rFonts w:eastAsia="Times New Roman"/>
            </w:rPr>
          </w:pPr>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602C8867" w14:textId="77777777" w:rsidR="00016564" w:rsidRDefault="00016564">
          <w:pPr>
            <w:autoSpaceDE w:val="0"/>
            <w:autoSpaceDN w:val="0"/>
            <w:ind w:hanging="640"/>
            <w:divId w:val="314728913"/>
            <w:rPr>
              <w:rFonts w:eastAsia="Times New Roman"/>
            </w:rPr>
          </w:pPr>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2779BA8D" w14:textId="77777777" w:rsidR="00016564" w:rsidRDefault="00016564">
          <w:pPr>
            <w:autoSpaceDE w:val="0"/>
            <w:autoSpaceDN w:val="0"/>
            <w:ind w:hanging="640"/>
            <w:divId w:val="770394752"/>
            <w:rPr>
              <w:rFonts w:eastAsia="Times New Roman"/>
            </w:rPr>
          </w:pPr>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3F6729E" w14:textId="77777777" w:rsidR="00016564" w:rsidRDefault="00016564">
          <w:pPr>
            <w:autoSpaceDE w:val="0"/>
            <w:autoSpaceDN w:val="0"/>
            <w:ind w:hanging="640"/>
            <w:divId w:val="930354998"/>
            <w:rPr>
              <w:rFonts w:eastAsia="Times New Roman"/>
            </w:rPr>
          </w:pPr>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2097BE23" w14:textId="77777777" w:rsidR="00016564" w:rsidRDefault="00016564">
          <w:pPr>
            <w:autoSpaceDE w:val="0"/>
            <w:autoSpaceDN w:val="0"/>
            <w:ind w:hanging="640"/>
            <w:divId w:val="2044986050"/>
            <w:rPr>
              <w:rFonts w:eastAsia="Times New Roman"/>
            </w:rPr>
          </w:pPr>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8661B07" w14:textId="77777777" w:rsidR="00016564" w:rsidRDefault="00016564">
          <w:pPr>
            <w:autoSpaceDE w:val="0"/>
            <w:autoSpaceDN w:val="0"/>
            <w:ind w:hanging="640"/>
            <w:divId w:val="1233812264"/>
            <w:rPr>
              <w:rFonts w:eastAsia="Times New Roman"/>
            </w:rPr>
          </w:pPr>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0027E557" w14:textId="77777777" w:rsidR="00016564" w:rsidRDefault="00016564">
          <w:pPr>
            <w:autoSpaceDE w:val="0"/>
            <w:autoSpaceDN w:val="0"/>
            <w:ind w:hanging="640"/>
            <w:divId w:val="1736048737"/>
            <w:rPr>
              <w:rFonts w:eastAsia="Times New Roman"/>
            </w:rPr>
          </w:pPr>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595EF95" w14:textId="77777777" w:rsidR="00016564" w:rsidRDefault="00016564">
          <w:pPr>
            <w:autoSpaceDE w:val="0"/>
            <w:autoSpaceDN w:val="0"/>
            <w:ind w:hanging="640"/>
            <w:divId w:val="345988606"/>
            <w:rPr>
              <w:rFonts w:eastAsia="Times New Roman"/>
            </w:rPr>
          </w:pPr>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3414EAB7" w14:textId="77777777" w:rsidR="00016564" w:rsidRDefault="00016564">
          <w:pPr>
            <w:autoSpaceDE w:val="0"/>
            <w:autoSpaceDN w:val="0"/>
            <w:ind w:hanging="640"/>
            <w:divId w:val="2120373822"/>
            <w:rPr>
              <w:rFonts w:eastAsia="Times New Roman"/>
            </w:rPr>
          </w:pPr>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217D508C" w14:textId="77777777" w:rsidR="00016564" w:rsidRDefault="00016564">
          <w:pPr>
            <w:autoSpaceDE w:val="0"/>
            <w:autoSpaceDN w:val="0"/>
            <w:ind w:hanging="640"/>
            <w:divId w:val="403993800"/>
            <w:rPr>
              <w:rFonts w:eastAsia="Times New Roman"/>
            </w:rPr>
          </w:pPr>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5F87BD49" w14:textId="77777777" w:rsidR="00016564" w:rsidRDefault="00016564">
          <w:pPr>
            <w:autoSpaceDE w:val="0"/>
            <w:autoSpaceDN w:val="0"/>
            <w:ind w:hanging="640"/>
            <w:divId w:val="1041709449"/>
            <w:rPr>
              <w:rFonts w:eastAsia="Times New Roman"/>
            </w:rPr>
          </w:pPr>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5757CB9" w14:textId="77777777" w:rsidR="00016564" w:rsidRDefault="00016564">
          <w:pPr>
            <w:autoSpaceDE w:val="0"/>
            <w:autoSpaceDN w:val="0"/>
            <w:ind w:hanging="640"/>
            <w:divId w:val="1390571279"/>
            <w:rPr>
              <w:rFonts w:eastAsia="Times New Roman"/>
            </w:rPr>
          </w:pPr>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73EB1EE" w14:textId="77777777" w:rsidR="00016564" w:rsidRDefault="00016564">
          <w:pPr>
            <w:autoSpaceDE w:val="0"/>
            <w:autoSpaceDN w:val="0"/>
            <w:ind w:hanging="640"/>
            <w:divId w:val="1194878942"/>
            <w:rPr>
              <w:rFonts w:eastAsia="Times New Roman"/>
            </w:rPr>
          </w:pPr>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7B3CC083" w14:textId="77777777" w:rsidR="00016564" w:rsidRDefault="00016564">
          <w:pPr>
            <w:autoSpaceDE w:val="0"/>
            <w:autoSpaceDN w:val="0"/>
            <w:ind w:hanging="640"/>
            <w:divId w:val="1548759449"/>
            <w:rPr>
              <w:rFonts w:eastAsia="Times New Roman"/>
            </w:rPr>
          </w:pPr>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64B2659D" w14:textId="77777777" w:rsidR="00016564" w:rsidRDefault="00016564">
          <w:pPr>
            <w:autoSpaceDE w:val="0"/>
            <w:autoSpaceDN w:val="0"/>
            <w:ind w:hanging="640"/>
            <w:divId w:val="1229807822"/>
            <w:rPr>
              <w:rFonts w:eastAsia="Times New Roman"/>
            </w:rPr>
          </w:pPr>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AF113F9" w14:textId="77777777" w:rsidR="00016564" w:rsidRDefault="00016564">
          <w:pPr>
            <w:autoSpaceDE w:val="0"/>
            <w:autoSpaceDN w:val="0"/>
            <w:ind w:hanging="640"/>
            <w:divId w:val="1823614607"/>
            <w:rPr>
              <w:rFonts w:eastAsia="Times New Roman"/>
            </w:rPr>
          </w:pPr>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D980C6C" w14:textId="77777777" w:rsidR="00016564" w:rsidRDefault="00016564">
          <w:pPr>
            <w:autoSpaceDE w:val="0"/>
            <w:autoSpaceDN w:val="0"/>
            <w:ind w:hanging="640"/>
            <w:divId w:val="1139611261"/>
            <w:rPr>
              <w:rFonts w:eastAsia="Times New Roman"/>
            </w:rPr>
          </w:pPr>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4D218AB0" w14:textId="77777777" w:rsidR="00016564" w:rsidRDefault="00016564">
          <w:pPr>
            <w:autoSpaceDE w:val="0"/>
            <w:autoSpaceDN w:val="0"/>
            <w:ind w:hanging="640"/>
            <w:divId w:val="1380284514"/>
            <w:rPr>
              <w:rFonts w:eastAsia="Times New Roman"/>
            </w:rPr>
          </w:pPr>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1AD25ABB" w14:textId="77777777" w:rsidR="00016564" w:rsidRDefault="00016564">
          <w:pPr>
            <w:autoSpaceDE w:val="0"/>
            <w:autoSpaceDN w:val="0"/>
            <w:ind w:hanging="640"/>
            <w:divId w:val="2095710454"/>
            <w:rPr>
              <w:rFonts w:eastAsia="Times New Roman"/>
            </w:rPr>
          </w:pPr>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2EF74C7" w14:textId="77777777" w:rsidR="00016564" w:rsidRDefault="00016564">
          <w:pPr>
            <w:autoSpaceDE w:val="0"/>
            <w:autoSpaceDN w:val="0"/>
            <w:ind w:hanging="640"/>
            <w:divId w:val="1837919320"/>
            <w:rPr>
              <w:rFonts w:eastAsia="Times New Roman"/>
            </w:rPr>
          </w:pPr>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075FBCA8" w14:textId="77777777" w:rsidR="00016564" w:rsidRDefault="00016564">
          <w:pPr>
            <w:autoSpaceDE w:val="0"/>
            <w:autoSpaceDN w:val="0"/>
            <w:ind w:hanging="640"/>
            <w:divId w:val="467747587"/>
            <w:rPr>
              <w:rFonts w:eastAsia="Times New Roman"/>
            </w:rPr>
          </w:pPr>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7ED51BA5" w14:textId="77777777" w:rsidR="00016564" w:rsidRDefault="00016564">
          <w:pPr>
            <w:autoSpaceDE w:val="0"/>
            <w:autoSpaceDN w:val="0"/>
            <w:ind w:hanging="640"/>
            <w:divId w:val="1731224774"/>
            <w:rPr>
              <w:rFonts w:eastAsia="Times New Roman"/>
            </w:rPr>
          </w:pPr>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509285FF" w14:textId="77777777" w:rsidR="00016564" w:rsidRDefault="00016564">
          <w:pPr>
            <w:autoSpaceDE w:val="0"/>
            <w:autoSpaceDN w:val="0"/>
            <w:ind w:hanging="640"/>
            <w:divId w:val="471219511"/>
            <w:rPr>
              <w:rFonts w:eastAsia="Times New Roman"/>
            </w:rPr>
          </w:pPr>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02B679F" w14:textId="77777777" w:rsidR="00016564" w:rsidRDefault="00016564">
          <w:pPr>
            <w:autoSpaceDE w:val="0"/>
            <w:autoSpaceDN w:val="0"/>
            <w:ind w:hanging="640"/>
            <w:divId w:val="2106730238"/>
            <w:rPr>
              <w:rFonts w:eastAsia="Times New Roman"/>
            </w:rPr>
          </w:pPr>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C330C63" w14:textId="77777777" w:rsidR="00016564" w:rsidRDefault="00016564">
          <w:pPr>
            <w:autoSpaceDE w:val="0"/>
            <w:autoSpaceDN w:val="0"/>
            <w:ind w:hanging="640"/>
            <w:divId w:val="2105881073"/>
            <w:rPr>
              <w:rFonts w:eastAsia="Times New Roman"/>
            </w:rPr>
          </w:pPr>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0D6F12B3" w14:textId="77777777" w:rsidR="00016564" w:rsidRDefault="00016564">
          <w:pPr>
            <w:autoSpaceDE w:val="0"/>
            <w:autoSpaceDN w:val="0"/>
            <w:ind w:hanging="640"/>
            <w:divId w:val="115608359"/>
            <w:rPr>
              <w:rFonts w:eastAsia="Times New Roman"/>
            </w:rPr>
          </w:pPr>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92D239B" w14:textId="77777777" w:rsidR="00016564" w:rsidRDefault="00016564">
          <w:pPr>
            <w:autoSpaceDE w:val="0"/>
            <w:autoSpaceDN w:val="0"/>
            <w:ind w:hanging="640"/>
            <w:divId w:val="1586302491"/>
            <w:rPr>
              <w:rFonts w:eastAsia="Times New Roman"/>
            </w:rPr>
          </w:pPr>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3BBF58E" w14:textId="77777777" w:rsidR="00016564" w:rsidRDefault="00016564">
          <w:pPr>
            <w:autoSpaceDE w:val="0"/>
            <w:autoSpaceDN w:val="0"/>
            <w:ind w:hanging="640"/>
            <w:divId w:val="555967455"/>
            <w:rPr>
              <w:rFonts w:eastAsia="Times New Roman"/>
            </w:rPr>
          </w:pPr>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CC8395A" w14:textId="77777777" w:rsidR="00016564" w:rsidRDefault="00016564">
          <w:pPr>
            <w:autoSpaceDE w:val="0"/>
            <w:autoSpaceDN w:val="0"/>
            <w:ind w:hanging="640"/>
            <w:divId w:val="215823490"/>
            <w:rPr>
              <w:rFonts w:eastAsia="Times New Roman"/>
            </w:rPr>
          </w:pPr>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84D19B2" w14:textId="77777777" w:rsidR="00016564" w:rsidRDefault="00016564">
          <w:pPr>
            <w:autoSpaceDE w:val="0"/>
            <w:autoSpaceDN w:val="0"/>
            <w:ind w:hanging="640"/>
            <w:divId w:val="103044333"/>
            <w:rPr>
              <w:rFonts w:eastAsia="Times New Roman"/>
            </w:rPr>
          </w:pPr>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20DFA000" w14:textId="77777777" w:rsidR="00016564" w:rsidRDefault="00016564">
          <w:pPr>
            <w:autoSpaceDE w:val="0"/>
            <w:autoSpaceDN w:val="0"/>
            <w:ind w:hanging="640"/>
            <w:divId w:val="924000033"/>
            <w:rPr>
              <w:rFonts w:eastAsia="Times New Roman"/>
            </w:rPr>
          </w:pPr>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3E09EDC7" w14:textId="77777777" w:rsidR="00016564" w:rsidRDefault="00016564">
          <w:pPr>
            <w:autoSpaceDE w:val="0"/>
            <w:autoSpaceDN w:val="0"/>
            <w:ind w:hanging="640"/>
            <w:divId w:val="952398405"/>
            <w:rPr>
              <w:rFonts w:eastAsia="Times New Roman"/>
            </w:rPr>
          </w:pPr>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1DF3B39A" w14:textId="77777777" w:rsidR="00016564" w:rsidRDefault="00016564">
          <w:pPr>
            <w:autoSpaceDE w:val="0"/>
            <w:autoSpaceDN w:val="0"/>
            <w:ind w:hanging="640"/>
            <w:divId w:val="1965312066"/>
            <w:rPr>
              <w:rFonts w:eastAsia="Times New Roman"/>
            </w:rPr>
          </w:pPr>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93DD94A" w14:textId="77777777" w:rsidR="00016564" w:rsidRDefault="00016564">
          <w:pPr>
            <w:autoSpaceDE w:val="0"/>
            <w:autoSpaceDN w:val="0"/>
            <w:ind w:hanging="640"/>
            <w:divId w:val="936013079"/>
            <w:rPr>
              <w:rFonts w:eastAsia="Times New Roman"/>
            </w:rPr>
          </w:pPr>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44C5A427" w14:textId="77777777" w:rsidR="00016564" w:rsidRDefault="00016564">
          <w:pPr>
            <w:autoSpaceDE w:val="0"/>
            <w:autoSpaceDN w:val="0"/>
            <w:ind w:hanging="640"/>
            <w:divId w:val="851917596"/>
            <w:rPr>
              <w:rFonts w:eastAsia="Times New Roman"/>
            </w:rPr>
          </w:pPr>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6D3755D0" w14:textId="77777777" w:rsidR="00016564" w:rsidRDefault="00016564">
          <w:pPr>
            <w:autoSpaceDE w:val="0"/>
            <w:autoSpaceDN w:val="0"/>
            <w:ind w:hanging="640"/>
            <w:divId w:val="1188521094"/>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558B925A" w:rsidR="00F67031" w:rsidRDefault="00016564">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B6361" w14:textId="77777777" w:rsidR="001E7CC5" w:rsidRDefault="001E7CC5" w:rsidP="00891BAF">
      <w:pPr>
        <w:spacing w:after="0" w:line="240" w:lineRule="auto"/>
      </w:pPr>
      <w:r>
        <w:separator/>
      </w:r>
    </w:p>
  </w:endnote>
  <w:endnote w:type="continuationSeparator" w:id="0">
    <w:p w14:paraId="5CD6AE64" w14:textId="77777777" w:rsidR="001E7CC5" w:rsidRDefault="001E7CC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388DB" w14:textId="77777777" w:rsidR="001E7CC5" w:rsidRDefault="001E7CC5" w:rsidP="00891BAF">
      <w:pPr>
        <w:spacing w:after="0" w:line="240" w:lineRule="auto"/>
      </w:pPr>
      <w:r>
        <w:separator/>
      </w:r>
    </w:p>
  </w:footnote>
  <w:footnote w:type="continuationSeparator" w:id="0">
    <w:p w14:paraId="5B414A60" w14:textId="77777777" w:rsidR="001E7CC5" w:rsidRDefault="001E7CC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CC5"/>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1234"/>
    <w:rsid w:val="00451B75"/>
    <w:rsid w:val="00451D2F"/>
    <w:rsid w:val="004541E9"/>
    <w:rsid w:val="00454928"/>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C4B76"/>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8]&quot;,&quot;manualOverrideText&quot;:&quot;&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isTemporary&quot;:false}],&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quot;},{&quot;citationID&quot;:&quot;MENDELEY_CITATION_360f7df8-fe96-47c4-8bf3-7d40b5428cd8&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19d458a1-e474-4360-8725-7ae7e219735b&quot;,&quot;properties&quot;:{&quot;noteIndex&quot;:0},&quot;isEdited&quot;:false,&quot;manualOverride&quot;:{&quot;isManuallyOverridden&quot;:false,&quot;citeprocText&quot;:&quot;[9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136663</TotalTime>
  <Pages>37</Pages>
  <Words>13564</Words>
  <Characters>80030</Characters>
  <Application>Microsoft Office Word</Application>
  <DocSecurity>0</DocSecurity>
  <Lines>666</Lines>
  <Paragraphs>186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708</cp:revision>
  <cp:lastPrinted>2023-02-12T16:23:00Z</cp:lastPrinted>
  <dcterms:created xsi:type="dcterms:W3CDTF">2021-03-29T20:15:00Z</dcterms:created>
  <dcterms:modified xsi:type="dcterms:W3CDTF">2023-03-20T12:32:00Z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