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211240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1678C59"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90C97E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B25067" w:rsidRDefault="004F797D" w:rsidP="004F797D">
      <w:pPr>
        <w:ind w:left="1416" w:firstLine="708"/>
        <w:jc w:val="both"/>
        <w:rPr>
          <w:rFonts w:cstheme="minorHAnsi"/>
          <w:highlight w:val="green"/>
          <w:rPrChange w:id="29" w:author="Martin Novák" w:date="2023-03-17T12:37:00Z">
            <w:rPr>
              <w:rFonts w:cstheme="minorHAnsi"/>
            </w:rPr>
          </w:rPrChange>
        </w:rPr>
      </w:pPr>
      <w:r w:rsidRPr="00B25067">
        <w:rPr>
          <w:rFonts w:cstheme="minorHAnsi"/>
          <w:highlight w:val="green"/>
          <w:rPrChange w:id="30" w:author="Martin Novák" w:date="2023-03-17T12:37:00Z">
            <w:rPr>
              <w:rFonts w:cstheme="minorHAnsi"/>
            </w:rPr>
          </w:rPrChange>
        </w:rPr>
        <w:t>Jelikož Jav</w:t>
      </w:r>
      <w:r w:rsidR="00686600" w:rsidRPr="00B25067">
        <w:rPr>
          <w:rFonts w:cstheme="minorHAnsi"/>
          <w:highlight w:val="green"/>
          <w:rPrChange w:id="31" w:author="Martin Novák" w:date="2023-03-17T12:37:00Z">
            <w:rPr>
              <w:rFonts w:cstheme="minorHAnsi"/>
            </w:rPr>
          </w:rPrChange>
        </w:rPr>
        <w:t>a</w:t>
      </w:r>
      <w:r w:rsidRPr="00B25067">
        <w:rPr>
          <w:rFonts w:cstheme="minorHAnsi"/>
          <w:highlight w:val="green"/>
          <w:rPrChange w:id="32" w:author="Martin Novák" w:date="2023-03-17T12:37:00Z">
            <w:rPr>
              <w:rFonts w:cstheme="minorHAnsi"/>
            </w:rPr>
          </w:rPrChange>
        </w:rPr>
        <w:t xml:space="preserve"> není podporována žádným z hlavních </w:t>
      </w:r>
      <w:proofErr w:type="spellStart"/>
      <w:r w:rsidRPr="00B25067">
        <w:rPr>
          <w:rFonts w:cstheme="minorHAnsi"/>
          <w:highlight w:val="green"/>
          <w:rPrChange w:id="33" w:author="Martin Novák" w:date="2023-03-17T12:37:00Z">
            <w:rPr>
              <w:rFonts w:cstheme="minorHAnsi"/>
            </w:rPr>
          </w:rPrChange>
        </w:rPr>
        <w:t>engynů</w:t>
      </w:r>
      <w:proofErr w:type="spellEnd"/>
      <w:r w:rsidRPr="00B25067">
        <w:rPr>
          <w:rFonts w:cstheme="minorHAnsi"/>
          <w:highlight w:val="green"/>
          <w:rPrChange w:id="34" w:author="Martin Novák" w:date="2023-03-17T12:37:00Z">
            <w:rPr>
              <w:rFonts w:cstheme="minorHAnsi"/>
            </w:rPr>
          </w:rPrChange>
        </w:rPr>
        <w:t>, tak je pro univerzální knihovnu nevhodná</w:t>
      </w:r>
      <w:r w:rsidR="00C2313B" w:rsidRPr="00B25067">
        <w:rPr>
          <w:rFonts w:cstheme="minorHAnsi"/>
          <w:highlight w:val="green"/>
          <w:rPrChange w:id="35" w:author="Martin Novák" w:date="2023-03-17T12:37:00Z">
            <w:rPr>
              <w:rFonts w:cstheme="minorHAnsi"/>
            </w:rPr>
          </w:rPrChange>
        </w:rPr>
        <w:t>.</w:t>
      </w:r>
      <w:r w:rsidRPr="00B25067">
        <w:rPr>
          <w:rFonts w:cstheme="minorHAnsi"/>
          <w:highlight w:val="green"/>
          <w:rPrChange w:id="36" w:author="Martin Novák" w:date="2023-03-17T12:37:00Z">
            <w:rPr>
              <w:rFonts w:cstheme="minorHAnsi"/>
            </w:rPr>
          </w:rPrChange>
        </w:rPr>
        <w:t xml:space="preserve"> </w:t>
      </w:r>
    </w:p>
    <w:p w14:paraId="372CF85C" w14:textId="3B8D512F" w:rsidR="0022610B" w:rsidRDefault="0022610B" w:rsidP="00E5179E">
      <w:pPr>
        <w:ind w:left="1416" w:firstLine="708"/>
        <w:jc w:val="both"/>
        <w:rPr>
          <w:rFonts w:cstheme="minorHAnsi"/>
        </w:rPr>
      </w:pPr>
      <w:r w:rsidRPr="00B25067">
        <w:rPr>
          <w:rFonts w:cstheme="minorHAnsi"/>
          <w:highlight w:val="green"/>
          <w:rPrChange w:id="37" w:author="Martin Novák" w:date="2023-03-17T12:37:00Z">
            <w:rPr>
              <w:rFonts w:cstheme="minorHAnsi"/>
            </w:rPr>
          </w:rPrChange>
        </w:rPr>
        <w:t xml:space="preserve">Kvůli kompilaci </w:t>
      </w:r>
      <w:r w:rsidR="00385C2A" w:rsidRPr="00B25067">
        <w:rPr>
          <w:rFonts w:cstheme="minorHAnsi"/>
          <w:highlight w:val="green"/>
          <w:rPrChange w:id="38" w:author="Martin Novák" w:date="2023-03-17T12:37:00Z">
            <w:rPr>
              <w:rFonts w:cstheme="minorHAnsi"/>
            </w:rPr>
          </w:rPrChange>
        </w:rPr>
        <w:t>do</w:t>
      </w:r>
      <w:r w:rsidRPr="00B25067">
        <w:rPr>
          <w:rFonts w:cstheme="minorHAnsi"/>
          <w:highlight w:val="green"/>
          <w:rPrChange w:id="39" w:author="Martin Novák" w:date="2023-03-17T12:37:00Z">
            <w:rPr>
              <w:rFonts w:cstheme="minorHAnsi"/>
            </w:rPr>
          </w:rPrChange>
        </w:rPr>
        <w:t xml:space="preserve"> MSIL, </w:t>
      </w:r>
      <w:r w:rsidR="00FB0E03" w:rsidRPr="00B25067">
        <w:rPr>
          <w:rFonts w:cstheme="minorHAnsi"/>
          <w:highlight w:val="green"/>
          <w:rPrChange w:id="40" w:author="Martin Novák" w:date="2023-03-17T12:37:00Z">
            <w:rPr>
              <w:rFonts w:cstheme="minorHAnsi"/>
            </w:rPr>
          </w:rPrChange>
        </w:rPr>
        <w:t>který</w:t>
      </w:r>
      <w:r w:rsidRPr="00B25067">
        <w:rPr>
          <w:rFonts w:cstheme="minorHAnsi"/>
          <w:highlight w:val="green"/>
          <w:rPrChange w:id="41" w:author="Martin Novák" w:date="2023-03-17T12:37:00Z">
            <w:rPr>
              <w:rFonts w:cstheme="minorHAnsi"/>
            </w:rPr>
          </w:rPrChange>
        </w:rPr>
        <w:t xml:space="preserve"> umožňuje </w:t>
      </w:r>
      <w:r w:rsidR="00385C2A" w:rsidRPr="00B25067">
        <w:rPr>
          <w:rFonts w:cstheme="minorHAnsi"/>
          <w:highlight w:val="green"/>
          <w:rPrChange w:id="42" w:author="Martin Novák" w:date="2023-03-17T12:37:00Z">
            <w:rPr>
              <w:rFonts w:cstheme="minorHAnsi"/>
            </w:rPr>
          </w:rPrChange>
        </w:rPr>
        <w:t>sestavit program z kódů napsaných ve více jazycích, byl jako jazyk</w:t>
      </w:r>
      <w:r w:rsidR="00D635C9" w:rsidRPr="00B25067">
        <w:rPr>
          <w:rFonts w:cstheme="minorHAnsi"/>
          <w:highlight w:val="green"/>
          <w:rPrChange w:id="43" w:author="Martin Novák" w:date="2023-03-17T12:37:00Z">
            <w:rPr>
              <w:rFonts w:cstheme="minorHAnsi"/>
            </w:rPr>
          </w:rPrChange>
        </w:rPr>
        <w:t>,</w:t>
      </w:r>
      <w:r w:rsidR="00385C2A" w:rsidRPr="00B25067">
        <w:rPr>
          <w:rFonts w:cstheme="minorHAnsi"/>
          <w:highlight w:val="green"/>
          <w:rPrChange w:id="44" w:author="Martin Novák" w:date="2023-03-17T12:37:00Z">
            <w:rPr>
              <w:rFonts w:cstheme="minorHAnsi"/>
            </w:rPr>
          </w:rPrChange>
        </w:rPr>
        <w:t xml:space="preserve"> pro </w:t>
      </w:r>
      <w:r w:rsidR="00D635C9" w:rsidRPr="00B25067">
        <w:rPr>
          <w:rFonts w:cstheme="minorHAnsi"/>
          <w:highlight w:val="green"/>
          <w:rPrChange w:id="45" w:author="Martin Novák" w:date="2023-03-17T12:37:00Z">
            <w:rPr>
              <w:rFonts w:cstheme="minorHAnsi"/>
            </w:rPr>
          </w:rPrChange>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46"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47" w:name="_Ref71064704"/>
      <w:bookmarkEnd w:id="46"/>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4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4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49" w:name="_Toc129100417"/>
      <w:r w:rsidRPr="00621687">
        <w:rPr>
          <w:rStyle w:val="Nadpis1Char"/>
          <w:rFonts w:asciiTheme="minorHAnsi" w:hAnsiTheme="minorHAnsi" w:cstheme="minorHAnsi"/>
        </w:rPr>
        <w:t>4. Výběr herních žánrů vhodných pro implementaci</w:t>
      </w:r>
      <w:bookmarkEnd w:id="49"/>
    </w:p>
    <w:bookmarkEnd w:id="48"/>
    <w:p w14:paraId="4DD86002" w14:textId="23364316" w:rsidR="00F67031" w:rsidRPr="00F7533D" w:rsidRDefault="00F67031" w:rsidP="00A63640">
      <w:pPr>
        <w:ind w:firstLine="708"/>
        <w:jc w:val="both"/>
        <w:rPr>
          <w:rFonts w:cstheme="minorHAnsi"/>
        </w:rPr>
      </w:pPr>
      <w:r w:rsidRPr="00972CEB">
        <w:rPr>
          <w:rFonts w:cstheme="minorHAnsi"/>
          <w:highlight w:val="green"/>
          <w:rPrChange w:id="50"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972CEB">
        <w:rPr>
          <w:rFonts w:cstheme="minorHAnsi"/>
          <w:highlight w:val="green"/>
          <w:rPrChange w:id="51" w:author="Martin Novák" w:date="2023-03-17T12:40:00Z">
            <w:rPr>
              <w:rFonts w:cstheme="minorHAnsi"/>
            </w:rPr>
          </w:rPrChange>
        </w:rPr>
        <w:t>subžánrů</w:t>
      </w:r>
      <w:proofErr w:type="spellEnd"/>
      <w:r w:rsidRPr="00972CEB">
        <w:rPr>
          <w:rFonts w:cstheme="minorHAnsi"/>
          <w:highlight w:val="green"/>
          <w:rPrChange w:id="52" w:author="Martin Novák" w:date="2023-03-17T12:40:00Z">
            <w:rPr>
              <w:rFonts w:cstheme="minorHAnsi"/>
            </w:rPr>
          </w:rPrChange>
        </w:rPr>
        <w:t xml:space="preserve"> (především u RPG a akčních her), kvůli čemuž se můžete setkat s tím, že hra je na různých stránkách označena jinými štítky (viz </w:t>
      </w:r>
      <w:r w:rsidRPr="00972CEB">
        <w:rPr>
          <w:rFonts w:cstheme="minorHAnsi"/>
          <w:highlight w:val="green"/>
          <w:rPrChange w:id="53" w:author="Martin Novák" w:date="2023-03-17T12:40:00Z">
            <w:rPr>
              <w:rFonts w:cstheme="minorHAnsi"/>
            </w:rPr>
          </w:rPrChange>
        </w:rPr>
        <w:fldChar w:fldCharType="begin"/>
      </w:r>
      <w:r w:rsidRPr="00972CEB">
        <w:rPr>
          <w:rFonts w:cstheme="minorHAnsi"/>
          <w:highlight w:val="green"/>
          <w:rPrChange w:id="54" w:author="Martin Novák" w:date="2023-03-17T12:40:00Z">
            <w:rPr>
              <w:rFonts w:cstheme="minorHAnsi"/>
            </w:rPr>
          </w:rPrChange>
        </w:rPr>
        <w:instrText xml:space="preserve"> REF _Ref80703811 \h  \* MERGEFORMAT </w:instrText>
      </w:r>
      <w:r w:rsidRPr="00972CEB">
        <w:rPr>
          <w:rFonts w:cstheme="minorHAnsi"/>
          <w:highlight w:val="green"/>
          <w:rPrChange w:id="55" w:author="Martin Novák" w:date="2023-03-17T12:40:00Z">
            <w:rPr>
              <w:rFonts w:cstheme="minorHAnsi"/>
            </w:rPr>
          </w:rPrChange>
        </w:rPr>
      </w:r>
      <w:r w:rsidRPr="00972CEB">
        <w:rPr>
          <w:rFonts w:cstheme="minorHAnsi"/>
          <w:highlight w:val="green"/>
          <w:rPrChange w:id="56" w:author="Martin Novák" w:date="2023-03-17T12:40:00Z">
            <w:rPr>
              <w:rFonts w:cstheme="minorHAnsi"/>
            </w:rPr>
          </w:rPrChange>
        </w:rPr>
        <w:fldChar w:fldCharType="separate"/>
      </w:r>
      <w:r w:rsidR="00E3778F" w:rsidRPr="00972CEB">
        <w:rPr>
          <w:highlight w:val="green"/>
          <w:rPrChange w:id="57" w:author="Martin Novák" w:date="2023-03-17T12:40:00Z">
            <w:rPr/>
          </w:rPrChange>
        </w:rPr>
        <w:t xml:space="preserve">Tab. </w:t>
      </w:r>
      <w:r w:rsidR="00E3778F" w:rsidRPr="00972CEB">
        <w:rPr>
          <w:noProof/>
          <w:highlight w:val="green"/>
          <w:rPrChange w:id="58" w:author="Martin Novák" w:date="2023-03-17T12:40:00Z">
            <w:rPr>
              <w:noProof/>
            </w:rPr>
          </w:rPrChange>
        </w:rPr>
        <w:t>2</w:t>
      </w:r>
      <w:r w:rsidRPr="00972CEB">
        <w:rPr>
          <w:rFonts w:cstheme="minorHAnsi"/>
          <w:highlight w:val="green"/>
          <w:rPrChange w:id="59" w:author="Martin Novák" w:date="2023-03-17T12:40:00Z">
            <w:rPr>
              <w:rFonts w:cstheme="minorHAnsi"/>
            </w:rPr>
          </w:rPrChange>
        </w:rPr>
        <w:fldChar w:fldCharType="end"/>
      </w:r>
      <w:r w:rsidRPr="00972CEB">
        <w:rPr>
          <w:rFonts w:cstheme="minorHAnsi"/>
          <w:highlight w:val="green"/>
          <w:rPrChange w:id="60" w:author="Martin Novák" w:date="2023-03-17T12:40:00Z">
            <w:rPr>
              <w:rFonts w:cstheme="minorHAnsi"/>
            </w:rPr>
          </w:rPrChange>
        </w:rPr>
        <w:t xml:space="preserve">). </w:t>
      </w:r>
      <w:sdt>
        <w:sdtPr>
          <w:rPr>
            <w:rFonts w:cstheme="minorHAnsi"/>
            <w:color w:val="000000"/>
            <w:highlight w:val="green"/>
            <w:rPrChange w:id="61" w:author="Martin Novák" w:date="2023-03-17T12:40:00Z">
              <w:rPr>
                <w:rFonts w:cstheme="minorHAnsi"/>
                <w:color w:val="000000"/>
              </w:rPr>
            </w:rPrChange>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Change w:id="62" w:author="Martin Novák" w:date="2023-03-17T12:40:00Z">
              <w:rPr/>
            </w:rPrChange>
          </w:rPr>
        </w:sdtEndPr>
        <w:sdtContent>
          <w:r w:rsidR="00806273" w:rsidRPr="00972CEB">
            <w:rPr>
              <w:color w:val="000000"/>
              <w:highlight w:val="green"/>
              <w:rPrChange w:id="63" w:author="Martin Novák" w:date="2023-03-17T12:40:00Z">
                <w:rPr>
                  <w:color w:val="000000"/>
                </w:rPr>
              </w:rPrChange>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7708EB9" w:rsidR="00F67031" w:rsidRPr="001B0812" w:rsidRDefault="00F67031" w:rsidP="00A9403B">
      <w:pPr>
        <w:pStyle w:val="Titulek"/>
        <w:rPr>
          <w:rFonts w:cstheme="minorHAnsi"/>
          <w:color w:val="00B050"/>
        </w:rPr>
      </w:pPr>
      <w:bookmarkStart w:id="64" w:name="_Ref80703811"/>
      <w:r w:rsidRPr="00972CEB">
        <w:rPr>
          <w:highlight w:val="green"/>
          <w:rPrChange w:id="65" w:author="Martin Novák" w:date="2023-03-17T12:42:00Z">
            <w:rPr/>
          </w:rPrChange>
        </w:rPr>
        <w:t xml:space="preserve">Tab. </w:t>
      </w:r>
      <w:r w:rsidR="00000000" w:rsidRPr="00972CEB">
        <w:rPr>
          <w:highlight w:val="green"/>
          <w:rPrChange w:id="66" w:author="Martin Novák" w:date="2023-03-17T12:42:00Z">
            <w:rPr/>
          </w:rPrChange>
        </w:rPr>
        <w:fldChar w:fldCharType="begin"/>
      </w:r>
      <w:r w:rsidR="00000000" w:rsidRPr="00972CEB">
        <w:rPr>
          <w:highlight w:val="green"/>
          <w:rPrChange w:id="67" w:author="Martin Novák" w:date="2023-03-17T12:42:00Z">
            <w:rPr/>
          </w:rPrChange>
        </w:rPr>
        <w:instrText xml:space="preserve"> SEQ Tabulka \* ARABIC </w:instrText>
      </w:r>
      <w:r w:rsidR="00000000" w:rsidRPr="00972CEB">
        <w:rPr>
          <w:highlight w:val="green"/>
          <w:rPrChange w:id="68" w:author="Martin Novák" w:date="2023-03-17T12:42:00Z">
            <w:rPr/>
          </w:rPrChange>
        </w:rPr>
        <w:fldChar w:fldCharType="separate"/>
      </w:r>
      <w:r w:rsidR="00E3778F" w:rsidRPr="00972CEB">
        <w:rPr>
          <w:noProof/>
          <w:highlight w:val="green"/>
          <w:rPrChange w:id="69" w:author="Martin Novák" w:date="2023-03-17T12:42:00Z">
            <w:rPr>
              <w:noProof/>
            </w:rPr>
          </w:rPrChange>
        </w:rPr>
        <w:t>2</w:t>
      </w:r>
      <w:r w:rsidR="00000000" w:rsidRPr="00972CEB">
        <w:rPr>
          <w:noProof/>
          <w:highlight w:val="green"/>
          <w:rPrChange w:id="70" w:author="Martin Novák" w:date="2023-03-17T12:42:00Z">
            <w:rPr>
              <w:noProof/>
            </w:rPr>
          </w:rPrChange>
        </w:rPr>
        <w:fldChar w:fldCharType="end"/>
      </w:r>
      <w:bookmarkEnd w:id="64"/>
      <w:r w:rsidRPr="00972CEB">
        <w:rPr>
          <w:highlight w:val="green"/>
          <w:rPrChange w:id="71" w:author="Martin Novák" w:date="2023-03-17T12:42:00Z">
            <w:rPr/>
          </w:rPrChange>
        </w:rPr>
        <w:t xml:space="preserve"> </w:t>
      </w:r>
      <w:bookmarkStart w:id="72" w:name="_Hlk129949326"/>
      <w:r w:rsidRPr="00972CEB">
        <w:rPr>
          <w:highlight w:val="green"/>
          <w:rPrChange w:id="73" w:author="Martin Novák" w:date="2023-03-17T12:42:00Z">
            <w:rPr/>
          </w:rPrChange>
        </w:rPr>
        <w:t>odlišné značení her</w:t>
      </w:r>
      <w:sdt>
        <w:sdtPr>
          <w:rPr>
            <w:i w:val="0"/>
            <w:color w:val="000000"/>
            <w:highlight w:val="green"/>
            <w:rPrChange w:id="74" w:author="Martin Novák" w:date="2023-03-17T12:42:00Z">
              <w:rPr>
                <w:i w:val="0"/>
                <w:color w:val="000000"/>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972CEB">
            <w:rPr>
              <w:i w:val="0"/>
              <w:color w:val="000000"/>
              <w:highlight w:val="green"/>
              <w:rPrChange w:id="75" w:author="Martin Novák" w:date="2023-03-17T12:42:00Z">
                <w:rPr>
                  <w:i w:val="0"/>
                  <w:color w:val="000000"/>
                </w:rPr>
              </w:rPrChange>
            </w:rPr>
            <w:t>[54–57]</w:t>
          </w:r>
        </w:sdtContent>
      </w:sdt>
      <w:sdt>
        <w:sdtPr>
          <w:rPr>
            <w:i w:val="0"/>
            <w:color w:val="000000"/>
            <w:highlight w:val="green"/>
            <w:rPrChange w:id="76" w:author="Martin Novák" w:date="2023-03-17T12:42:00Z">
              <w:rPr>
                <w:i w:val="0"/>
                <w:color w:val="000000"/>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972CEB">
            <w:rPr>
              <w:i w:val="0"/>
              <w:color w:val="000000"/>
              <w:highlight w:val="green"/>
              <w:rPrChange w:id="77" w:author="Martin Novák" w:date="2023-03-17T12:42:00Z">
                <w:rPr>
                  <w:i w:val="0"/>
                  <w:color w:val="000000"/>
                </w:rPr>
              </w:rPrChange>
            </w:rPr>
            <w:t>[58, 59]</w:t>
          </w:r>
        </w:sdtContent>
      </w:sdt>
      <w:sdt>
        <w:sdtPr>
          <w:rPr>
            <w:i w:val="0"/>
            <w:color w:val="000000"/>
            <w:highlight w:val="green"/>
            <w:rPrChange w:id="78" w:author="Martin Novák" w:date="2023-03-17T12:42:00Z">
              <w:rPr>
                <w:i w:val="0"/>
                <w:color w:val="000000"/>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972CEB">
            <w:rPr>
              <w:i w:val="0"/>
              <w:color w:val="000000"/>
              <w:highlight w:val="green"/>
              <w:rPrChange w:id="79" w:author="Martin Novák" w:date="2023-03-17T12:42:00Z">
                <w:rPr>
                  <w:i w:val="0"/>
                  <w:color w:val="000000"/>
                </w:rPr>
              </w:rPrChange>
            </w:rPr>
            <w:t>[60–63]</w:t>
          </w:r>
        </w:sdtContent>
      </w:sdt>
    </w:p>
    <w:bookmarkEnd w:id="72"/>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80" w:name="_Hlk76031890"/>
      <w:bookmarkStart w:id="81" w:name="_Toc129100418"/>
      <w:r w:rsidRPr="00621687">
        <w:rPr>
          <w:rStyle w:val="Nadpis2Char"/>
          <w:rFonts w:asciiTheme="minorHAnsi" w:hAnsiTheme="minorHAnsi" w:cstheme="minorHAnsi"/>
        </w:rPr>
        <w:t>4.1 RPG</w:t>
      </w:r>
      <w:bookmarkEnd w:id="80"/>
      <w:bookmarkEnd w:id="81"/>
    </w:p>
    <w:p w14:paraId="2D212D08" w14:textId="07C0762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ins w:id="82" w:author="Martin Novák" w:date="2023-03-15T21:02:00Z">
        <w:r w:rsidR="00E907A4">
          <w:rPr>
            <w:rFonts w:cstheme="minorHAnsi"/>
            <w:color w:val="000000"/>
            <w:shd w:val="clear" w:color="auto" w:fill="FFFFFF"/>
          </w:rPr>
          <w:t>ají</w:t>
        </w:r>
      </w:ins>
      <w:del w:id="83"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w:t>
      </w:r>
      <w:del w:id="84" w:author="Martin Novák" w:date="2023-03-15T21:05:00Z">
        <w:r w:rsidRPr="00F7533D" w:rsidDel="00D03187">
          <w:rPr>
            <w:rFonts w:cstheme="minorHAnsi"/>
            <w:shd w:val="clear" w:color="auto" w:fill="FFFFFF"/>
          </w:rPr>
          <w:delText> </w:delText>
        </w:r>
      </w:del>
      <w:ins w:id="85" w:author="Martin Novák" w:date="2023-03-15T21:05:00Z">
        <w:r w:rsidR="00D03187">
          <w:rPr>
            <w:rFonts w:cstheme="minorHAnsi"/>
            <w:shd w:val="clear" w:color="auto" w:fill="FFFFFF"/>
          </w:rPr>
          <w:t> </w:t>
        </w:r>
      </w:ins>
      <w:proofErr w:type="spellStart"/>
      <w:r w:rsidRPr="00F7533D">
        <w:rPr>
          <w:rFonts w:cstheme="minorHAnsi"/>
          <w:shd w:val="clear" w:color="auto" w:fill="FFFFFF"/>
        </w:rPr>
        <w:t>PvP</w:t>
      </w:r>
      <w:proofErr w:type="spellEnd"/>
      <w:ins w:id="86"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87"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88"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89" w:name="_Toc129100419"/>
      <w:bookmarkStart w:id="90" w:name="_Hlk76031907"/>
      <w:r w:rsidRPr="00F7533D">
        <w:rPr>
          <w:rStyle w:val="Nadpis2Char"/>
          <w:rFonts w:asciiTheme="minorHAnsi" w:hAnsiTheme="minorHAnsi" w:cstheme="minorHAnsi"/>
        </w:rPr>
        <w:lastRenderedPageBreak/>
        <w:t>4.2 akční</w:t>
      </w:r>
      <w:bookmarkEnd w:id="89"/>
      <w:r w:rsidRPr="00F7533D">
        <w:rPr>
          <w:rFonts w:cstheme="minorHAnsi"/>
          <w:color w:val="000000"/>
          <w:sz w:val="20"/>
          <w:szCs w:val="20"/>
          <w:shd w:val="clear" w:color="auto" w:fill="FFFFFF"/>
        </w:rPr>
        <w:t xml:space="preserve"> </w:t>
      </w:r>
    </w:p>
    <w:bookmarkEnd w:id="90"/>
    <w:p w14:paraId="32EE847A" w14:textId="77F350D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w:t>
      </w:r>
      <w:del w:id="91" w:author="Martin Novák" w:date="2023-03-15T14:29:00Z">
        <w:r w:rsidRPr="00F7533D" w:rsidDel="00340F7B">
          <w:rPr>
            <w:rFonts w:cstheme="minorHAnsi"/>
            <w:color w:val="000000"/>
            <w:shd w:val="clear" w:color="auto" w:fill="FFFFFF"/>
          </w:rPr>
          <w:delText>zvolíte</w:delText>
        </w:r>
      </w:del>
      <w:ins w:id="92" w:author="Martin Novák" w:date="2023-03-15T14:29:00Z">
        <w:r w:rsidR="00340F7B">
          <w:rPr>
            <w:rFonts w:cstheme="minorHAnsi"/>
            <w:color w:val="000000"/>
            <w:shd w:val="clear" w:color="auto" w:fill="FFFFFF"/>
          </w:rPr>
          <w:t xml:space="preserve">hráč typicky </w:t>
        </w:r>
      </w:ins>
      <w:ins w:id="93"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94"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ins w:id="95"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 jako samostatný žánr.</w:t>
      </w:r>
      <w:del w:id="96"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ins w:id="97" w:author="Martin Novák" w:date="2023-03-15T21:09:00Z">
        <w:r w:rsidR="007E2526">
          <w:rPr>
            <w:rFonts w:cstheme="minorHAnsi"/>
            <w:color w:val="000000"/>
            <w:shd w:val="clear" w:color="auto" w:fill="FFFFFF"/>
          </w:rPr>
          <w:t>lidí</w:t>
        </w:r>
      </w:ins>
      <w:ins w:id="98"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del w:id="99" w:author="Martin Novák" w:date="2023-03-15T14:28:00Z">
        <w:r w:rsidRPr="00F7533D" w:rsidDel="00A17CAE">
          <w:rPr>
            <w:rFonts w:cstheme="minorHAnsi"/>
            <w:color w:val="000000"/>
            <w:shd w:val="clear" w:color="auto" w:fill="FFFFFF"/>
          </w:rPr>
          <w:delText xml:space="preserve">přeskakováním </w:delText>
        </w:r>
      </w:del>
      <w:ins w:id="100"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101"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102"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103" w:author="Martin Novák" w:date="2023-03-15T14:28:00Z">
        <w:r w:rsidR="004308CD">
          <w:rPr>
            <w:rFonts w:cstheme="minorHAnsi"/>
            <w:color w:val="000000"/>
            <w:shd w:val="clear" w:color="auto" w:fill="FFFFFF"/>
          </w:rPr>
          <w:t>.</w:t>
        </w:r>
      </w:ins>
      <w:del w:id="104"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105"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06" w:name="_Toc129100420"/>
      <w:bookmarkStart w:id="107" w:name="_Hlk76031922"/>
      <w:r w:rsidRPr="00621687">
        <w:rPr>
          <w:rFonts w:asciiTheme="minorHAnsi" w:hAnsiTheme="minorHAnsi" w:cstheme="minorHAnsi"/>
        </w:rPr>
        <w:t>4.3 strategie</w:t>
      </w:r>
      <w:bookmarkEnd w:id="106"/>
    </w:p>
    <w:bookmarkEnd w:id="107"/>
    <w:p w14:paraId="5C393321" w14:textId="053F6043"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w:t>
      </w:r>
      <w:ins w:id="108" w:author="Martin Novák" w:date="2023-03-15T14:32:00Z">
        <w:r w:rsidR="007537FC">
          <w:rPr>
            <w:rFonts w:cstheme="minorHAnsi"/>
          </w:rPr>
          <w:t>é</w:t>
        </w:r>
      </w:ins>
      <w:del w:id="109" w:author="Martin Novák" w:date="2023-03-15T14:32:00Z">
        <w:r w:rsidRPr="00F7533D" w:rsidDel="007537FC">
          <w:rPr>
            <w:rFonts w:cstheme="minorHAnsi"/>
          </w:rPr>
          <w:delText>á</w:delText>
        </w:r>
      </w:del>
      <w:r w:rsidRPr="00F7533D">
        <w:rPr>
          <w:rFonts w:cstheme="minorHAnsi"/>
        </w:rPr>
        <w:t xml:space="preserve"> nebo budovatelsk</w:t>
      </w:r>
      <w:ins w:id="110" w:author="Martin Novák" w:date="2023-03-15T14:32:00Z">
        <w:r w:rsidR="007537FC">
          <w:rPr>
            <w:rFonts w:cstheme="minorHAnsi"/>
          </w:rPr>
          <w:t>é</w:t>
        </w:r>
      </w:ins>
      <w:del w:id="111"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112" w:author="Martin Novák" w:date="2023-03-15T14:33:00Z">
        <w:r w:rsidRPr="00F7533D" w:rsidDel="006366C1">
          <w:rPr>
            <w:rFonts w:cstheme="minorHAnsi"/>
          </w:rPr>
          <w:delText xml:space="preserve">nepřátelskou </w:delText>
        </w:r>
      </w:del>
      <w:ins w:id="113" w:author="Martin Novák" w:date="2023-03-15T14:33:00Z">
        <w:r w:rsidR="006366C1">
          <w:rPr>
            <w:rFonts w:cstheme="minorHAnsi"/>
          </w:rPr>
          <w:t>protivník</w:t>
        </w:r>
        <w:r w:rsidR="0089578E">
          <w:rPr>
            <w:rFonts w:cstheme="minorHAnsi"/>
          </w:rPr>
          <w:t>a</w:t>
        </w:r>
      </w:ins>
      <w:del w:id="114" w:author="Martin Novák" w:date="2023-03-15T14:33:00Z">
        <w:r w:rsidRPr="00F7533D" w:rsidDel="0089578E">
          <w:rPr>
            <w:rFonts w:cstheme="minorHAnsi"/>
          </w:rPr>
          <w:delText>armádu</w:delText>
        </w:r>
      </w:del>
      <w:r w:rsidRPr="00F7533D">
        <w:rPr>
          <w:rFonts w:cstheme="minorHAnsi"/>
        </w:rPr>
        <w:t>.</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w:t>
      </w:r>
      <w:ins w:id="115" w:author="Martin Novák" w:date="2023-03-15T14:33:00Z">
        <w:r w:rsidR="002D2884">
          <w:rPr>
            <w:rFonts w:cstheme="minorHAnsi"/>
          </w:rPr>
          <w:t xml:space="preserve">, </w:t>
        </w:r>
      </w:ins>
      <w:del w:id="116" w:author="Martin Novák" w:date="2023-03-15T14:33:00Z">
        <w:r w:rsidRPr="00F7533D" w:rsidDel="002D2884">
          <w:rPr>
            <w:rFonts w:cstheme="minorHAnsi"/>
          </w:rPr>
          <w:delText xml:space="preserve"> nebo </w:delText>
        </w:r>
      </w:del>
      <w:r w:rsidRPr="00F7533D">
        <w:rPr>
          <w:rFonts w:cstheme="minorHAnsi"/>
        </w:rPr>
        <w:t>zábavní park</w:t>
      </w:r>
      <w:ins w:id="117" w:author="Martin Novák" w:date="2023-03-15T14:33:00Z">
        <w:r w:rsidR="002D2884">
          <w:rPr>
            <w:rFonts w:cstheme="minorHAnsi"/>
          </w:rPr>
          <w:t xml:space="preserve"> nebo podobnou</w:t>
        </w:r>
      </w:ins>
      <w:ins w:id="118" w:author="Martin Novák" w:date="2023-03-15T14:34:00Z">
        <w:r w:rsidR="002D2884">
          <w:rPr>
            <w:rFonts w:cstheme="minorHAnsi"/>
          </w:rPr>
          <w:t xml:space="preserve"> instituci</w:t>
        </w:r>
      </w:ins>
      <w:r w:rsidRPr="00F7533D">
        <w:rPr>
          <w:rFonts w:cstheme="minorHAnsi"/>
        </w:rPr>
        <w:t xml:space="preserve">,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19" w:name="_Toc129100421"/>
      <w:r w:rsidRPr="00621687">
        <w:rPr>
          <w:rFonts w:asciiTheme="minorHAnsi" w:hAnsiTheme="minorHAnsi" w:cstheme="minorHAnsi"/>
          <w:shd w:val="clear" w:color="auto" w:fill="FFFFFF"/>
        </w:rPr>
        <w:t>4.4 závodní</w:t>
      </w:r>
      <w:bookmarkEnd w:id="119"/>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120" w:name="_Toc129100422"/>
      <w:r w:rsidRPr="00FD4AB2">
        <w:rPr>
          <w:rFonts w:asciiTheme="minorHAnsi" w:hAnsiTheme="minorHAnsi" w:cstheme="minorHAnsi"/>
        </w:rPr>
        <w:t>4.5 shrnutí</w:t>
      </w:r>
      <w:bookmarkEnd w:id="120"/>
    </w:p>
    <w:p w14:paraId="40BE8703" w14:textId="7B387DC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121"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xml:space="preserve">. Jelikož třídy nejsou určeny na toto </w:t>
      </w:r>
      <w:r w:rsidR="001A4873" w:rsidRPr="00FE7D1B">
        <w:rPr>
          <w:rFonts w:cstheme="minorHAnsi"/>
        </w:rPr>
        <w:lastRenderedPageBreak/>
        <w:t>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22" w:name="_Toc129100423"/>
      <w:bookmarkStart w:id="123" w:name="_Hlk76031975"/>
      <w:r w:rsidRPr="00621687">
        <w:rPr>
          <w:rStyle w:val="Nadpis1Char"/>
          <w:rFonts w:asciiTheme="minorHAnsi" w:hAnsiTheme="minorHAnsi" w:cstheme="minorHAnsi"/>
        </w:rPr>
        <w:t>5. Grafické výstupy aplikací</w:t>
      </w:r>
      <w:bookmarkEnd w:id="122"/>
    </w:p>
    <w:bookmarkEnd w:id="123"/>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124" w:author="Martin Novák" w:date="2023-03-15T14:40:00Z">
        <w:r w:rsidR="00AE7602">
          <w:t xml:space="preserve">UI pro </w:t>
        </w:r>
      </w:ins>
      <w:r w:rsidRPr="000026FE">
        <w:t>.NET</w:t>
      </w:r>
      <w:del w:id="125"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ED9F48F" w:rsidR="00F67031" w:rsidRDefault="00621EB4" w:rsidP="00621EB4">
      <w:pPr>
        <w:pStyle w:val="Titulek"/>
        <w:ind w:left="1416" w:firstLine="708"/>
        <w:jc w:val="both"/>
      </w:pPr>
      <w:bookmarkStart w:id="126" w:name="_Ref86178372"/>
      <w:r>
        <w:t xml:space="preserve">Obr. </w:t>
      </w:r>
      <w:fldSimple w:instr=" SEQ Obrázek \* ARABIC ">
        <w:r w:rsidR="00D907AA">
          <w:rPr>
            <w:noProof/>
          </w:rPr>
          <w:t>3</w:t>
        </w:r>
      </w:fldSimple>
      <w:bookmarkEnd w:id="126"/>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27" w:name="_Toc129100424"/>
      <w:r w:rsidRPr="00621687">
        <w:rPr>
          <w:rFonts w:asciiTheme="minorHAnsi" w:hAnsiTheme="minorHAnsi" w:cstheme="minorHAnsi"/>
          <w:shd w:val="clear" w:color="auto" w:fill="FFFFFF"/>
        </w:rPr>
        <w:t>5.1 konzolová aplikace</w:t>
      </w:r>
      <w:bookmarkEnd w:id="127"/>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28" w:name="_Toc129100425"/>
      <w:r w:rsidRPr="00621687">
        <w:rPr>
          <w:rFonts w:asciiTheme="minorHAnsi" w:hAnsiTheme="minorHAnsi" w:cstheme="minorHAnsi"/>
        </w:rPr>
        <w:t>5.2 okenní aplikace</w:t>
      </w:r>
      <w:bookmarkEnd w:id="128"/>
    </w:p>
    <w:p w14:paraId="0D2C1636" w14:textId="595F8E63" w:rsidR="00F67031" w:rsidRPr="00F7533D" w:rsidRDefault="00F67031" w:rsidP="00B21EB6">
      <w:pPr>
        <w:ind w:left="1416" w:firstLine="708"/>
        <w:jc w:val="both"/>
      </w:pPr>
      <w:r w:rsidRPr="00F7533D">
        <w:t>Dnes se většinou setká</w:t>
      </w:r>
      <w:ins w:id="129"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130" w:author="Martin Novák" w:date="2023-03-15T14:44:00Z">
        <w:r w:rsidRPr="00F7533D" w:rsidDel="00311203">
          <w:delText xml:space="preserve">probrány </w:delText>
        </w:r>
      </w:del>
      <w:ins w:id="131"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32" w:name="_Toc129100426"/>
      <w:r w:rsidRPr="00F7533D">
        <w:rPr>
          <w:rFonts w:asciiTheme="minorHAnsi" w:hAnsiTheme="minorHAnsi" w:cstheme="minorHAnsi"/>
          <w:shd w:val="clear" w:color="auto" w:fill="FFFFFF"/>
        </w:rPr>
        <w:t>5.2.1 WinForm</w:t>
      </w:r>
      <w:bookmarkEnd w:id="132"/>
    </w:p>
    <w:p w14:paraId="537947F6" w14:textId="7204104A"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133" w:author="Martin Novák" w:date="2023-03-15T14:44:00Z">
        <w:r w:rsidR="00DB4E84">
          <w:rPr>
            <w:rFonts w:cstheme="minorHAnsi"/>
          </w:rPr>
          <w:t>,</w:t>
        </w:r>
      </w:ins>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ins w:id="134" w:author="Martin Novák" w:date="2023-03-15T14:45:00Z">
        <w:r w:rsidR="005B101F">
          <w:rPr>
            <w:rFonts w:cstheme="minorHAnsi"/>
          </w:rPr>
          <w:t>.</w:t>
        </w:r>
      </w:ins>
      <w:del w:id="135" w:author="Martin Novák" w:date="2023-03-15T14:45:00Z">
        <w:r w:rsidRPr="00D20F7B" w:rsidDel="005B101F">
          <w:rPr>
            <w:rFonts w:cstheme="minorHAnsi"/>
          </w:rPr>
          <w:delText>, ale n</w:delText>
        </w:r>
      </w:del>
      <w:ins w:id="136"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 xml:space="preserve">při použití vzdálené plochy, kterou není možné přenášet obraz vykreslovaný </w:t>
      </w:r>
      <w:r w:rsidRPr="00D20F7B">
        <w:rPr>
          <w:rFonts w:cstheme="minorHAnsi"/>
          <w:color w:val="FF0000"/>
        </w:rPr>
        <w:lastRenderedPageBreak/>
        <w:t>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37" w:name="_Toc129100427"/>
      <w:r w:rsidRPr="00621687">
        <w:rPr>
          <w:rFonts w:asciiTheme="minorHAnsi" w:hAnsiTheme="minorHAnsi" w:cstheme="minorHAnsi"/>
          <w:shd w:val="clear" w:color="auto" w:fill="FFFFFF"/>
        </w:rPr>
        <w:t>5.2.2 WPF</w:t>
      </w:r>
      <w:bookmarkEnd w:id="137"/>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7CF30FC"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28876A4" w:rsidR="008F5331" w:rsidRDefault="008F5331" w:rsidP="008F5331">
      <w:pPr>
        <w:pStyle w:val="Titulek"/>
        <w:ind w:left="2832" w:firstLine="708"/>
        <w:jc w:val="both"/>
        <w:rPr>
          <w:rFonts w:cstheme="minorHAnsi"/>
          <w:color w:val="00B050"/>
        </w:rPr>
      </w:pPr>
      <w:bookmarkStart w:id="138" w:name="_Ref85442384"/>
      <w:r>
        <w:t xml:space="preserve">Obr. </w:t>
      </w:r>
      <w:fldSimple w:instr=" SEQ Obrázek \* ARABIC ">
        <w:r w:rsidR="00D907AA">
          <w:rPr>
            <w:noProof/>
          </w:rPr>
          <w:t>4</w:t>
        </w:r>
      </w:fldSimple>
      <w:bookmarkEnd w:id="138"/>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39" w:name="_Toc129100428"/>
      <w:r w:rsidRPr="00FD4AB2">
        <w:rPr>
          <w:rFonts w:asciiTheme="minorHAnsi" w:hAnsiTheme="minorHAnsi" w:cstheme="minorHAnsi"/>
        </w:rPr>
        <w:t>5.3 mobilní aplikace</w:t>
      </w:r>
      <w:bookmarkEnd w:id="139"/>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140"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141" w:author="Martin Novák" w:date="2023-03-15T14:47:00Z">
        <w:r w:rsidR="00A4356B">
          <w:rPr>
            <w:rFonts w:cstheme="minorHAnsi"/>
          </w:rPr>
          <w:t>y</w:t>
        </w:r>
      </w:ins>
      <w:del w:id="142"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43"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143"/>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44" w:name="_Toc129100430"/>
      <w:r w:rsidRPr="00FD4AB2">
        <w:rPr>
          <w:rFonts w:asciiTheme="minorHAnsi" w:hAnsiTheme="minorHAnsi" w:cstheme="minorHAnsi"/>
        </w:rPr>
        <w:t>5.3.2 Android Studio</w:t>
      </w:r>
      <w:bookmarkEnd w:id="144"/>
    </w:p>
    <w:p w14:paraId="514741BA" w14:textId="71689F7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ins w:id="145" w:author="Martin Novák" w:date="2023-03-15T14:50:00Z">
        <w:r w:rsidR="009127CB">
          <w:rPr>
            <w:rFonts w:cstheme="minorHAnsi"/>
          </w:rPr>
          <w:t xml:space="preserve">v případě </w:t>
        </w:r>
      </w:ins>
      <w:proofErr w:type="spellStart"/>
      <w:r w:rsidR="003411D4" w:rsidRPr="00FD4AB2">
        <w:rPr>
          <w:rFonts w:cstheme="minorHAnsi"/>
        </w:rPr>
        <w:t>Xamarin</w:t>
      </w:r>
      <w:proofErr w:type="spellEnd"/>
      <w:r w:rsidR="003411D4" w:rsidRPr="00FD4AB2">
        <w:rPr>
          <w:rFonts w:cstheme="minorHAnsi"/>
        </w:rPr>
        <w:t xml:space="preserve"> </w:t>
      </w:r>
      <w:del w:id="146" w:author="Martin Novák" w:date="2023-03-15T14:50:00Z">
        <w:r w:rsidR="003411D4" w:rsidRPr="00FD4AB2" w:rsidDel="009127CB">
          <w:rPr>
            <w:rFonts w:cstheme="minorHAnsi"/>
          </w:rPr>
          <w:delText>j</w:delText>
        </w:r>
      </w:del>
      <w:ins w:id="147" w:author="Martin Novák" w:date="2023-03-15T14:50:00Z">
        <w:r w:rsidR="009127CB">
          <w:rPr>
            <w:rFonts w:cstheme="minorHAnsi"/>
          </w:rPr>
          <w:t>s</w:t>
        </w:r>
      </w:ins>
      <w:r w:rsidR="003411D4" w:rsidRPr="00FD4AB2">
        <w:rPr>
          <w:rFonts w:cstheme="minorHAnsi"/>
        </w:rPr>
        <w:t xml:space="preserve">e k definici grafického rozhraní </w:t>
      </w:r>
      <w:del w:id="148" w:author="Martin Novák" w:date="2023-03-15T14:50:00Z">
        <w:r w:rsidR="003411D4" w:rsidRPr="00FD4AB2" w:rsidDel="009127CB">
          <w:rPr>
            <w:rFonts w:cstheme="minorHAnsi"/>
          </w:rPr>
          <w:delText xml:space="preserve">je </w:delText>
        </w:r>
      </w:del>
      <w:r w:rsidR="003411D4" w:rsidRPr="00FD4AB2">
        <w:rPr>
          <w:rFonts w:cstheme="minorHAnsi"/>
        </w:rPr>
        <w:t>využívá</w:t>
      </w:r>
      <w:del w:id="149"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50"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150"/>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51"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5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52"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52"/>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53"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53"/>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54"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54"/>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5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5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985F3F3" w:rsidR="00F67031" w:rsidRPr="00621687" w:rsidRDefault="00F67031" w:rsidP="00427107">
      <w:pPr>
        <w:pStyle w:val="Titulek"/>
        <w:rPr>
          <w:rFonts w:cstheme="minorHAnsi"/>
        </w:rPr>
      </w:pPr>
      <w:bookmarkStart w:id="156" w:name="_Ref75370800"/>
      <w:r>
        <w:t xml:space="preserve">Tab. </w:t>
      </w:r>
      <w:fldSimple w:instr=" SEQ Tabulka \* ARABIC ">
        <w:r w:rsidR="00E3778F">
          <w:rPr>
            <w:noProof/>
          </w:rPr>
          <w:t>3</w:t>
        </w:r>
      </w:fldSimple>
      <w:bookmarkEnd w:id="156"/>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57" w:name="_Toc129100437"/>
      <w:r w:rsidRPr="00621687">
        <w:rPr>
          <w:rStyle w:val="Nadpis1Char"/>
          <w:rFonts w:asciiTheme="minorHAnsi" w:hAnsiTheme="minorHAnsi" w:cstheme="minorHAnsi"/>
        </w:rPr>
        <w:t>6. Návrh aplikačního modelu</w:t>
      </w:r>
      <w:bookmarkEnd w:id="157"/>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158" w:name="_Ref127987606"/>
      <w:r>
        <w:t xml:space="preserve">Obr. </w:t>
      </w:r>
      <w:fldSimple w:instr=" SEQ Obrázek \* ARABIC ">
        <w:r w:rsidR="00D907AA">
          <w:rPr>
            <w:noProof/>
          </w:rPr>
          <w:t>5</w:t>
        </w:r>
      </w:fldSimple>
      <w:bookmarkEnd w:id="158"/>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159"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59"/>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160" w:name="_Toc129100439"/>
      <w:r w:rsidRPr="00026347">
        <w:rPr>
          <w:shd w:val="clear" w:color="auto" w:fill="FFFFFF"/>
        </w:rPr>
        <w:lastRenderedPageBreak/>
        <w:t>7.</w:t>
      </w:r>
      <w:r>
        <w:rPr>
          <w:shd w:val="clear" w:color="auto" w:fill="FFFFFF"/>
        </w:rPr>
        <w:t>1 knihovna</w:t>
      </w:r>
      <w:bookmarkEnd w:id="160"/>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61" w:name="_Ref103770918"/>
      <w:bookmarkStart w:id="162" w:name="_Toc129100440"/>
      <w:r w:rsidRPr="00026347">
        <w:t>7</w:t>
      </w:r>
      <w:r w:rsidR="00AB4BCD" w:rsidRPr="00026347">
        <w:t xml:space="preserve">.1.1 </w:t>
      </w:r>
      <w:r w:rsidR="00E9240E" w:rsidRPr="00026347">
        <w:t>atributy</w:t>
      </w:r>
      <w:bookmarkEnd w:id="161"/>
      <w:bookmarkEnd w:id="162"/>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63" w:name="_Toc129100441"/>
      <w:r w:rsidRPr="00026347">
        <w:t>7</w:t>
      </w:r>
      <w:r w:rsidR="00CB6506" w:rsidRPr="00026347">
        <w:t xml:space="preserve">.1.2 </w:t>
      </w:r>
      <w:proofErr w:type="spellStart"/>
      <w:r w:rsidR="00CB6506" w:rsidRPr="00026347">
        <w:t>buffy</w:t>
      </w:r>
      <w:bookmarkEnd w:id="163"/>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64" w:name="_Toc129100442"/>
      <w:r w:rsidRPr="00026347">
        <w:t>7</w:t>
      </w:r>
      <w:r w:rsidR="002B5D06" w:rsidRPr="00026347">
        <w:t>.1.</w:t>
      </w:r>
      <w:r w:rsidR="00D936AC" w:rsidRPr="00026347">
        <w:t>3</w:t>
      </w:r>
      <w:r w:rsidR="002B5D06" w:rsidRPr="00026347">
        <w:t xml:space="preserve"> Postavy</w:t>
      </w:r>
      <w:bookmarkEnd w:id="164"/>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165" w:name="_Toc129100443"/>
      <w:r w:rsidRPr="00026347">
        <w:t>7</w:t>
      </w:r>
      <w:r w:rsidR="00925157" w:rsidRPr="00026347">
        <w:t>.1.4 Předměty</w:t>
      </w:r>
      <w:bookmarkEnd w:id="165"/>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66" w:name="_Toc129100444"/>
      <w:r w:rsidRPr="00026347">
        <w:t>7</w:t>
      </w:r>
      <w:r w:rsidR="00B4160F" w:rsidRPr="00026347">
        <w:t>.1.5 inventáře</w:t>
      </w:r>
      <w:bookmarkEnd w:id="166"/>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67" w:name="_Toc129100445"/>
      <w:r w:rsidRPr="00026347">
        <w:t>7</w:t>
      </w:r>
      <w:r w:rsidR="00803C7A" w:rsidRPr="00026347">
        <w:t>.1.6 kouzla</w:t>
      </w:r>
      <w:bookmarkEnd w:id="167"/>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168" w:name="_Toc129100446"/>
      <w:r w:rsidRPr="00026347">
        <w:t>7</w:t>
      </w:r>
      <w:r w:rsidR="00A21C2C" w:rsidRPr="00026347">
        <w:t>.1.7 mapa</w:t>
      </w:r>
      <w:bookmarkEnd w:id="168"/>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69" w:name="_Toc129100447"/>
      <w:r w:rsidRPr="00026347">
        <w:t>7</w:t>
      </w:r>
      <w:r w:rsidR="00BD6C97" w:rsidRPr="00026347">
        <w:t>.6.8 úkoly</w:t>
      </w:r>
      <w:bookmarkEnd w:id="169"/>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170"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170"/>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71" w:name="_Toc129100449"/>
      <w:r w:rsidRPr="00026347">
        <w:lastRenderedPageBreak/>
        <w:t>7</w:t>
      </w:r>
      <w:r w:rsidR="00BE0C3C" w:rsidRPr="00026347">
        <w:t>.1.10 nastavení</w:t>
      </w:r>
      <w:bookmarkEnd w:id="171"/>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72" w:name="_Toc129100450"/>
      <w:r w:rsidRPr="00026347">
        <w:t>7</w:t>
      </w:r>
      <w:r w:rsidR="00AB30A6" w:rsidRPr="00026347">
        <w:t xml:space="preserve">.2 </w:t>
      </w:r>
      <w:proofErr w:type="spellStart"/>
      <w:r w:rsidR="00C44197" w:rsidRPr="00026347">
        <w:t>TestovaniCastiKnihovny</w:t>
      </w:r>
      <w:bookmarkEnd w:id="172"/>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73" w:name="_Toc129100451"/>
      <w:r w:rsidRPr="00026347">
        <w:t>7</w:t>
      </w:r>
      <w:r w:rsidR="0069559A" w:rsidRPr="00026347">
        <w:t>.2.1</w:t>
      </w:r>
      <w:r w:rsidR="00555477" w:rsidRPr="00026347">
        <w:t xml:space="preserve"> okno</w:t>
      </w:r>
      <w:r w:rsidR="0069559A" w:rsidRPr="00026347">
        <w:t xml:space="preserve"> Form1</w:t>
      </w:r>
      <w:bookmarkEnd w:id="173"/>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174" w:name="_Ref124797379"/>
      <w:bookmarkStart w:id="175" w:name="_Ref124797370"/>
      <w:r>
        <w:t xml:space="preserve">Obr. </w:t>
      </w:r>
      <w:fldSimple w:instr=" SEQ Obrázek \* ARABIC ">
        <w:r w:rsidR="00D907AA">
          <w:rPr>
            <w:noProof/>
          </w:rPr>
          <w:t>6</w:t>
        </w:r>
      </w:fldSimple>
      <w:bookmarkEnd w:id="174"/>
      <w:r>
        <w:t xml:space="preserve"> </w:t>
      </w:r>
      <w:r w:rsidR="008D047E">
        <w:t xml:space="preserve">okno </w:t>
      </w:r>
      <w:r>
        <w:t>Form1-vlastní</w:t>
      </w:r>
      <w:bookmarkEnd w:id="175"/>
    </w:p>
    <w:p w14:paraId="659485D2" w14:textId="5CE8A6FB" w:rsidR="0069559A" w:rsidRDefault="00C77786" w:rsidP="00237525">
      <w:pPr>
        <w:pStyle w:val="Nadpis3"/>
      </w:pPr>
      <w:bookmarkStart w:id="176" w:name="_Toc129100452"/>
      <w:r w:rsidRPr="00026347">
        <w:t>7</w:t>
      </w:r>
      <w:r w:rsidR="00237525" w:rsidRPr="00026347">
        <w:t>.2.2</w:t>
      </w:r>
      <w:r w:rsidR="00D62635" w:rsidRPr="00026347">
        <w:t xml:space="preserve"> okno </w:t>
      </w:r>
      <w:proofErr w:type="spellStart"/>
      <w:r w:rsidR="00D62635" w:rsidRPr="00026347">
        <w:t>VypisPostava</w:t>
      </w:r>
      <w:bookmarkEnd w:id="176"/>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177" w:name="_Ref124798461"/>
      <w:r>
        <w:t xml:space="preserve">Obr. </w:t>
      </w:r>
      <w:fldSimple w:instr=" SEQ Obrázek \* ARABIC ">
        <w:r w:rsidR="00D907AA">
          <w:rPr>
            <w:noProof/>
          </w:rPr>
          <w:t>7</w:t>
        </w:r>
      </w:fldSimple>
      <w:bookmarkEnd w:id="177"/>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78" w:name="_Toc129100453"/>
      <w:r w:rsidRPr="00026347">
        <w:t>7</w:t>
      </w:r>
      <w:r w:rsidR="007F1C5C" w:rsidRPr="00026347">
        <w:t xml:space="preserve">.2.3 okno </w:t>
      </w:r>
      <w:proofErr w:type="spellStart"/>
      <w:r w:rsidR="007F1C5C" w:rsidRPr="00026347">
        <w:t>Combat</w:t>
      </w:r>
      <w:bookmarkEnd w:id="178"/>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179" w:name="_Ref124799884"/>
      <w:r>
        <w:t xml:space="preserve">Obr. </w:t>
      </w:r>
      <w:fldSimple w:instr=" SEQ Obrázek \* ARABIC ">
        <w:r w:rsidR="00D907AA">
          <w:rPr>
            <w:noProof/>
          </w:rPr>
          <w:t>8</w:t>
        </w:r>
      </w:fldSimple>
      <w:bookmarkEnd w:id="179"/>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80" w:name="_Toc129100454"/>
      <w:r w:rsidRPr="00026347">
        <w:t>7</w:t>
      </w:r>
      <w:r w:rsidR="00185E5F" w:rsidRPr="00026347">
        <w:t xml:space="preserve">.2.4 okno </w:t>
      </w:r>
      <w:proofErr w:type="spellStart"/>
      <w:r w:rsidR="00185E5F" w:rsidRPr="00026347">
        <w:t>BuffForm</w:t>
      </w:r>
      <w:bookmarkEnd w:id="180"/>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181" w:name="_Ref128410514"/>
      <w:r>
        <w:t xml:space="preserve">Obr. </w:t>
      </w:r>
      <w:fldSimple w:instr=" SEQ Obrázek \* ARABIC ">
        <w:r w:rsidR="00D907AA">
          <w:rPr>
            <w:noProof/>
          </w:rPr>
          <w:t>9</w:t>
        </w:r>
      </w:fldSimple>
      <w:bookmarkEnd w:id="181"/>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82" w:name="_Toc129100455"/>
      <w:r w:rsidRPr="00026347">
        <w:t>7</w:t>
      </w:r>
      <w:r w:rsidR="00417082" w:rsidRPr="00026347">
        <w:t xml:space="preserve">.2.5 okno </w:t>
      </w:r>
      <w:proofErr w:type="spellStart"/>
      <w:r w:rsidR="00417082" w:rsidRPr="00026347">
        <w:t>InventarForm</w:t>
      </w:r>
      <w:bookmarkEnd w:id="182"/>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183" w:name="_Ref128413124"/>
      <w:r>
        <w:t xml:space="preserve">Obr. </w:t>
      </w:r>
      <w:fldSimple w:instr=" SEQ Obrázek \* ARABIC ">
        <w:r w:rsidR="00D907AA">
          <w:rPr>
            <w:noProof/>
          </w:rPr>
          <w:t>10</w:t>
        </w:r>
      </w:fldSimple>
      <w:bookmarkEnd w:id="183"/>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84"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84"/>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185" w:name="_Ref128417280"/>
      <w:r>
        <w:t xml:space="preserve">Obr. </w:t>
      </w:r>
      <w:fldSimple w:instr=" SEQ Obrázek \* ARABIC ">
        <w:r w:rsidR="00D907AA">
          <w:rPr>
            <w:noProof/>
          </w:rPr>
          <w:t>11</w:t>
        </w:r>
      </w:fldSimple>
      <w:bookmarkEnd w:id="185"/>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86" w:name="_Toc129100457"/>
      <w:r w:rsidRPr="00026347">
        <w:t>7</w:t>
      </w:r>
      <w:r w:rsidR="00417082" w:rsidRPr="00026347">
        <w:t xml:space="preserve">.2.7 okno </w:t>
      </w:r>
      <w:proofErr w:type="spellStart"/>
      <w:r w:rsidR="00417082" w:rsidRPr="00026347">
        <w:t>UkolForm</w:t>
      </w:r>
      <w:bookmarkEnd w:id="186"/>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187" w:name="_Ref128418537"/>
      <w:r>
        <w:t xml:space="preserve">Obr. </w:t>
      </w:r>
      <w:fldSimple w:instr=" SEQ Obrázek \* ARABIC ">
        <w:r w:rsidR="00D907AA">
          <w:rPr>
            <w:noProof/>
          </w:rPr>
          <w:t>12</w:t>
        </w:r>
      </w:fldSimple>
      <w:bookmarkEnd w:id="187"/>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88" w:name="_Toc129100458"/>
      <w:r w:rsidRPr="00026347">
        <w:t>7</w:t>
      </w:r>
      <w:r w:rsidR="00417082" w:rsidRPr="00026347">
        <w:t xml:space="preserve">.2.8 okno </w:t>
      </w:r>
      <w:proofErr w:type="spellStart"/>
      <w:r w:rsidR="00417082" w:rsidRPr="00026347">
        <w:t>NastaveniForm</w:t>
      </w:r>
      <w:bookmarkEnd w:id="188"/>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189" w:name="_Ref128468001"/>
      <w:r>
        <w:t>Obr</w:t>
      </w:r>
      <w:r w:rsidR="00675849">
        <w:t>.</w:t>
      </w:r>
      <w:r>
        <w:t xml:space="preserve"> </w:t>
      </w:r>
      <w:fldSimple w:instr=" SEQ Obrázek \* ARABIC ">
        <w:r w:rsidR="00D907AA">
          <w:rPr>
            <w:noProof/>
          </w:rPr>
          <w:t>13</w:t>
        </w:r>
      </w:fldSimple>
      <w:bookmarkEnd w:id="189"/>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90" w:name="_Toc129100459"/>
      <w:r w:rsidRPr="00026347">
        <w:t>7</w:t>
      </w:r>
      <w:r w:rsidR="00E02B9D" w:rsidRPr="00026347">
        <w:t xml:space="preserve">.2.9 okno </w:t>
      </w:r>
      <w:proofErr w:type="spellStart"/>
      <w:r w:rsidR="003F6983" w:rsidRPr="00026347">
        <w:t>GMMapaForm</w:t>
      </w:r>
      <w:bookmarkEnd w:id="190"/>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191" w:name="_Ref128488987"/>
      <w:r>
        <w:t xml:space="preserve">Obr. </w:t>
      </w:r>
      <w:fldSimple w:instr=" SEQ Obrázek \* ARABIC ">
        <w:r w:rsidR="00D907AA">
          <w:rPr>
            <w:noProof/>
          </w:rPr>
          <w:t>14</w:t>
        </w:r>
      </w:fldSimple>
      <w:bookmarkEnd w:id="191"/>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92" w:name="_Toc129100460"/>
      <w:r w:rsidRPr="00026347">
        <w:t>7</w:t>
      </w:r>
      <w:r w:rsidR="00E02B9D" w:rsidRPr="00026347">
        <w:t xml:space="preserve">.2.10 okno </w:t>
      </w:r>
      <w:proofErr w:type="spellStart"/>
      <w:r w:rsidR="003F6983">
        <w:t>GMPostavyForm</w:t>
      </w:r>
      <w:bookmarkEnd w:id="192"/>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93"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193"/>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194" w:name="_Ref129108504"/>
      <w:r>
        <w:t>Obr</w:t>
      </w:r>
      <w:r w:rsidR="007B1788">
        <w:t>.</w:t>
      </w:r>
      <w:r>
        <w:t xml:space="preserve"> </w:t>
      </w:r>
      <w:fldSimple w:instr=" SEQ Obrázek \* ARABIC ">
        <w:r>
          <w:rPr>
            <w:noProof/>
          </w:rPr>
          <w:t>15</w:t>
        </w:r>
      </w:fldSimple>
      <w:bookmarkEnd w:id="194"/>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95" w:name="_Toc129100462"/>
      <w:r w:rsidRPr="00621687">
        <w:rPr>
          <w:rStyle w:val="Nadpis1Char"/>
          <w:rFonts w:asciiTheme="minorHAnsi" w:hAnsiTheme="minorHAnsi" w:cstheme="minorHAnsi"/>
        </w:rPr>
        <w:t>8. Zhodnocení realizace aplikace</w:t>
      </w:r>
      <w:bookmarkEnd w:id="19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96" w:name="_Toc129100463"/>
      <w:r w:rsidRPr="00621687">
        <w:rPr>
          <w:rFonts w:asciiTheme="minorHAnsi" w:hAnsiTheme="minorHAnsi" w:cstheme="minorHAnsi"/>
          <w:shd w:val="clear" w:color="auto" w:fill="FFFFFF"/>
        </w:rPr>
        <w:t>9. Závěr</w:t>
      </w:r>
      <w:bookmarkEnd w:id="19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97" w:name="_Toc129100464"/>
      <w:r>
        <w:lastRenderedPageBreak/>
        <w:t>Použité zdroje</w:t>
      </w:r>
      <w:bookmarkEnd w:id="197"/>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F6F2A" w14:textId="77777777" w:rsidR="00FA1D45" w:rsidRDefault="00FA1D45" w:rsidP="00891BAF">
      <w:pPr>
        <w:spacing w:after="0" w:line="240" w:lineRule="auto"/>
      </w:pPr>
      <w:r>
        <w:separator/>
      </w:r>
    </w:p>
  </w:endnote>
  <w:endnote w:type="continuationSeparator" w:id="0">
    <w:p w14:paraId="06E1E48C" w14:textId="77777777" w:rsidR="00FA1D45" w:rsidRDefault="00FA1D4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FC58" w14:textId="77777777" w:rsidR="00FA1D45" w:rsidRDefault="00FA1D45" w:rsidP="00891BAF">
      <w:pPr>
        <w:spacing w:after="0" w:line="240" w:lineRule="auto"/>
      </w:pPr>
      <w:r>
        <w:separator/>
      </w:r>
    </w:p>
  </w:footnote>
  <w:footnote w:type="continuationSeparator" w:id="0">
    <w:p w14:paraId="59EF976D" w14:textId="77777777" w:rsidR="00FA1D45" w:rsidRDefault="00FA1D4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30FF6"/>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1D45"/>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94171"/>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133429</TotalTime>
  <Pages>35</Pages>
  <Words>13089</Words>
  <Characters>77229</Characters>
  <Application>Microsoft Office Word</Application>
  <DocSecurity>0</DocSecurity>
  <Lines>643</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631</cp:revision>
  <cp:lastPrinted>2023-02-12T16:23:00Z</cp:lastPrinted>
  <dcterms:created xsi:type="dcterms:W3CDTF">2021-03-29T20:15:00Z</dcterms:created>
  <dcterms:modified xsi:type="dcterms:W3CDTF">2023-03-17T11:44:00Z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